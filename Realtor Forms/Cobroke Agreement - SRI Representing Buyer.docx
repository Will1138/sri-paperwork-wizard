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0180" w14:textId="77777777" w:rsidR="00C931D6" w:rsidRDefault="00C931D6" w:rsidP="00C931D6">
      <w:pPr>
        <w:spacing w:before="120" w:line="276" w:lineRule="auto"/>
        <w:jc w:val="both"/>
        <w:rPr>
          <w:rFonts w:asciiTheme="minorHAnsi" w:hAnsiTheme="minorHAnsi" w:cstheme="minorHAnsi"/>
        </w:rPr>
      </w:pPr>
      <w:r w:rsidRPr="002B7BEC">
        <w:rPr>
          <w:rFonts w:asciiTheme="minorHAnsi" w:hAnsiTheme="minorHAnsi" w:cstheme="minorHAnsi"/>
        </w:rPr>
        <w:t xml:space="preserve">Date </w:t>
      </w:r>
      <w:r w:rsidRPr="002B7BEC">
        <w:rPr>
          <w:rFonts w:asciiTheme="minorHAnsi" w:hAnsiTheme="minorHAnsi" w:cstheme="minorHAnsi"/>
        </w:rPr>
        <w:tab/>
        <w:t>: ____________________</w:t>
      </w:r>
    </w:p>
    <w:p w14:paraId="2B6F77A0" w14:textId="099B6E8C" w:rsidR="00C931D6" w:rsidRDefault="00C931D6" w:rsidP="00C931D6">
      <w:pPr>
        <w:spacing w:line="360" w:lineRule="auto"/>
        <w:rPr>
          <w:rFonts w:asciiTheme="minorHAnsi" w:hAnsiTheme="minorHAnsi" w:cstheme="minorHAnsi"/>
        </w:rPr>
      </w:pPr>
      <w:r w:rsidRPr="002B7BEC">
        <w:rPr>
          <w:rFonts w:asciiTheme="minorHAnsi" w:hAnsiTheme="minorHAnsi" w:cstheme="minorHAnsi"/>
        </w:rPr>
        <w:t>To</w:t>
      </w:r>
      <w:r w:rsidRPr="002B7BEC">
        <w:rPr>
          <w:rFonts w:asciiTheme="minorHAnsi" w:hAnsiTheme="minorHAnsi" w:cstheme="minorHAnsi"/>
        </w:rPr>
        <w:tab/>
        <w:t xml:space="preserve">: </w:t>
      </w:r>
      <w:ins w:id="0" w:author="William Ng" w:date="2026-04-29T21:56:00Z" w16du:dateUtc="2026-04-29T13:56:00Z">
        <w:r w:rsidR="00486999" w:rsidRPr="00CD444F">
          <w:rPr>
            <w:rFonts w:asciiTheme="minorHAnsi" w:hAnsiTheme="minorHAnsi" w:cstheme="minorHAnsi"/>
            <w:u w:val="single"/>
          </w:rPr>
          <w:t>{{</w:t>
        </w:r>
        <w:proofErr w:type="spellStart"/>
        <w:r w:rsidR="00486999" w:rsidRPr="00CD444F">
          <w:rPr>
            <w:rFonts w:asciiTheme="minorHAnsi" w:hAnsiTheme="minorHAnsi" w:cstheme="minorHAnsi"/>
            <w:u w:val="single"/>
          </w:rPr>
          <w:t>cobroke_agency_name</w:t>
        </w:r>
        <w:proofErr w:type="spellEnd"/>
        <w:r w:rsidR="00486999" w:rsidRPr="00CD444F">
          <w:rPr>
            <w:rFonts w:asciiTheme="minorHAnsi" w:hAnsiTheme="minorHAnsi" w:cstheme="minorHAnsi"/>
            <w:u w:val="single"/>
          </w:rPr>
          <w:t>}}</w:t>
        </w:r>
        <w:r w:rsidR="00486999">
          <w:rPr>
            <w:rFonts w:asciiTheme="minorHAnsi" w:hAnsiTheme="minorHAnsi" w:cstheme="minorHAnsi"/>
          </w:rPr>
          <w:t xml:space="preserve"> </w:t>
        </w:r>
      </w:ins>
      <w:del w:id="1" w:author="William Ng" w:date="2026-04-29T21:56:00Z" w16du:dateUtc="2026-04-29T13:56:00Z">
        <w:r w:rsidRPr="002B7BEC" w:rsidDel="00486999">
          <w:rPr>
            <w:rFonts w:asciiTheme="minorHAnsi" w:hAnsiTheme="minorHAnsi" w:cstheme="minorHAnsi"/>
          </w:rPr>
          <w:delText>________________________________________</w:delText>
        </w:r>
        <w:r w:rsidDel="00486999">
          <w:rPr>
            <w:rFonts w:asciiTheme="minorHAnsi" w:hAnsiTheme="minorHAnsi" w:cstheme="minorHAnsi"/>
          </w:rPr>
          <w:delText xml:space="preserve"> </w:delText>
        </w:r>
      </w:del>
      <w:r>
        <w:rPr>
          <w:rFonts w:asciiTheme="minorHAnsi" w:hAnsiTheme="minorHAnsi" w:cstheme="minorHAnsi"/>
        </w:rPr>
        <w:t>(</w:t>
      </w:r>
      <w:r w:rsidRPr="00FE0396">
        <w:rPr>
          <w:rFonts w:asciiTheme="minorHAnsi" w:hAnsiTheme="minorHAnsi" w:cstheme="minorHAnsi"/>
          <w:i/>
          <w:sz w:val="20"/>
        </w:rPr>
        <w:t>Co-broking Company</w:t>
      </w:r>
      <w:r>
        <w:rPr>
          <w:rFonts w:asciiTheme="minorHAnsi" w:hAnsiTheme="minorHAnsi" w:cstheme="minorHAnsi"/>
        </w:rPr>
        <w:t>)</w:t>
      </w:r>
    </w:p>
    <w:p w14:paraId="6E4CECB8" w14:textId="77777777" w:rsidR="00C931D6" w:rsidRDefault="00C931D6" w:rsidP="00C931D6">
      <w:pPr>
        <w:spacing w:line="360" w:lineRule="auto"/>
        <w:ind w:firstLine="720"/>
        <w:rPr>
          <w:ins w:id="2" w:author="William Ng" w:date="2026-04-29T21:57:00Z" w16du:dateUtc="2026-04-29T13:57:00Z"/>
          <w:rFonts w:asciiTheme="minorHAnsi" w:hAnsiTheme="minorHAnsi" w:cstheme="minorHAnsi"/>
        </w:rPr>
      </w:pPr>
      <w:r>
        <w:rPr>
          <w:rFonts w:asciiTheme="minorHAnsi" w:hAnsiTheme="minorHAnsi" w:cstheme="minorHAnsi"/>
        </w:rPr>
        <w:t xml:space="preserve">  </w:t>
      </w:r>
      <w:r w:rsidRPr="002B7BEC">
        <w:rPr>
          <w:rFonts w:asciiTheme="minorHAnsi" w:hAnsiTheme="minorHAnsi" w:cstheme="minorHAnsi"/>
        </w:rPr>
        <w:t>________________________________________</w:t>
      </w:r>
      <w:r>
        <w:rPr>
          <w:rFonts w:asciiTheme="minorHAnsi" w:hAnsiTheme="minorHAnsi" w:cstheme="minorHAnsi"/>
        </w:rPr>
        <w:t xml:space="preserve"> (</w:t>
      </w:r>
      <w:r w:rsidRPr="00FE0396">
        <w:rPr>
          <w:rFonts w:asciiTheme="minorHAnsi" w:hAnsiTheme="minorHAnsi" w:cstheme="minorHAnsi"/>
          <w:i/>
          <w:sz w:val="20"/>
        </w:rPr>
        <w:t>Address</w:t>
      </w:r>
      <w:r>
        <w:rPr>
          <w:rFonts w:asciiTheme="minorHAnsi" w:hAnsiTheme="minorHAnsi" w:cstheme="minorHAnsi"/>
        </w:rPr>
        <w:t>)</w:t>
      </w:r>
    </w:p>
    <w:p w14:paraId="6DB50C85" w14:textId="27C51333" w:rsidR="00486999" w:rsidRDefault="00486999" w:rsidP="00C931D6">
      <w:pPr>
        <w:spacing w:line="360" w:lineRule="auto"/>
        <w:ind w:firstLine="720"/>
        <w:rPr>
          <w:ins w:id="3" w:author="William Ng" w:date="2026-04-29T21:57:00Z" w16du:dateUtc="2026-04-29T13:57:00Z"/>
          <w:rFonts w:asciiTheme="minorHAnsi" w:hAnsiTheme="minorHAnsi" w:cstheme="minorHAnsi"/>
        </w:rPr>
      </w:pPr>
      <w:ins w:id="4" w:author="William Ng" w:date="2026-04-29T21:57:00Z" w16du:dateUtc="2026-04-29T13:57:00Z">
        <w:r>
          <w:rPr>
            <w:rFonts w:asciiTheme="minorHAnsi" w:hAnsiTheme="minorHAnsi" w:cstheme="minorHAnsi"/>
          </w:rPr>
          <w:t xml:space="preserve">  </w:t>
        </w:r>
        <w:r w:rsidRPr="002B7BEC">
          <w:rPr>
            <w:rFonts w:asciiTheme="minorHAnsi" w:hAnsiTheme="minorHAnsi" w:cstheme="minorHAnsi"/>
          </w:rPr>
          <w:t>________________________________________</w:t>
        </w:r>
      </w:ins>
    </w:p>
    <w:p w14:paraId="5A48529C" w14:textId="77777777" w:rsidR="00486999" w:rsidRDefault="00486999" w:rsidP="00C931D6">
      <w:pPr>
        <w:spacing w:line="360" w:lineRule="auto"/>
        <w:ind w:firstLine="720"/>
        <w:rPr>
          <w:rFonts w:asciiTheme="minorHAnsi" w:hAnsiTheme="minorHAnsi" w:cstheme="minorHAnsi"/>
        </w:rPr>
      </w:pPr>
    </w:p>
    <w:p w14:paraId="18224682" w14:textId="77777777" w:rsidR="00C931D6" w:rsidRPr="0041131E" w:rsidRDefault="00C931D6" w:rsidP="00C931D6">
      <w:pPr>
        <w:spacing w:line="276" w:lineRule="auto"/>
        <w:rPr>
          <w:rFonts w:asciiTheme="minorHAnsi" w:hAnsiTheme="minorHAnsi" w:cstheme="minorHAnsi"/>
        </w:rPr>
      </w:pPr>
      <w:r w:rsidRPr="0041131E">
        <w:rPr>
          <w:rFonts w:asciiTheme="minorHAnsi" w:hAnsiTheme="minorHAnsi" w:cstheme="minorHAnsi"/>
        </w:rPr>
        <w:t>Dear Sir/Madam:</w:t>
      </w:r>
    </w:p>
    <w:p w14:paraId="75F79FD9" w14:textId="77777777" w:rsidR="00C931D6" w:rsidRDefault="00C931D6" w:rsidP="00C931D6">
      <w:pPr>
        <w:spacing w:line="276" w:lineRule="auto"/>
        <w:rPr>
          <w:rFonts w:asciiTheme="minorHAnsi" w:hAnsiTheme="minorHAnsi" w:cstheme="minorHAnsi"/>
          <w:b/>
        </w:rPr>
      </w:pPr>
    </w:p>
    <w:p w14:paraId="37BC31A2" w14:textId="34A55182" w:rsidR="00C931D6" w:rsidRPr="0041131E" w:rsidRDefault="00C931D6" w:rsidP="00486999">
      <w:pPr>
        <w:rPr>
          <w:rFonts w:asciiTheme="minorHAnsi" w:hAnsiTheme="minorHAnsi" w:cstheme="minorHAnsi"/>
        </w:rPr>
        <w:pPrChange w:id="5" w:author="William Ng" w:date="2026-04-29T21:58:00Z" w16du:dateUtc="2026-04-29T13:58:00Z">
          <w:pPr>
            <w:spacing w:line="276" w:lineRule="auto"/>
          </w:pPr>
        </w:pPrChange>
      </w:pPr>
      <w:r w:rsidRPr="0041131E">
        <w:rPr>
          <w:rFonts w:asciiTheme="minorHAnsi" w:hAnsiTheme="minorHAnsi" w:cstheme="minorHAnsi"/>
          <w:b/>
        </w:rPr>
        <w:t>Property Address</w:t>
      </w:r>
      <w:r w:rsidRPr="0041131E">
        <w:rPr>
          <w:rFonts w:asciiTheme="minorHAnsi" w:hAnsiTheme="minorHAnsi" w:cstheme="minorHAnsi"/>
        </w:rPr>
        <w:t xml:space="preserve">: </w:t>
      </w:r>
      <w:ins w:id="6" w:author="William Ng" w:date="2026-04-29T21:57:00Z" w16du:dateUtc="2026-04-29T13:57:00Z">
        <w:r w:rsidR="00486999" w:rsidRPr="00CD444F">
          <w:rPr>
            <w:rFonts w:asciiTheme="minorHAnsi" w:hAnsiTheme="minorHAnsi" w:cstheme="minorHAnsi"/>
            <w:b/>
            <w:bCs/>
            <w:u w:val="single"/>
          </w:rPr>
          <w:t>{{</w:t>
        </w:r>
        <w:proofErr w:type="spellStart"/>
        <w:r w:rsidR="00486999">
          <w:rPr>
            <w:rFonts w:asciiTheme="minorHAnsi" w:hAnsiTheme="minorHAnsi" w:cstheme="minorHAnsi"/>
            <w:b/>
            <w:bCs/>
            <w:u w:val="single"/>
          </w:rPr>
          <w:t>property_address</w:t>
        </w:r>
        <w:proofErr w:type="spellEnd"/>
        <w:r w:rsidR="00486999" w:rsidRPr="00CD444F">
          <w:rPr>
            <w:rFonts w:asciiTheme="minorHAnsi" w:hAnsiTheme="minorHAnsi" w:cstheme="minorHAnsi"/>
            <w:b/>
            <w:bCs/>
            <w:u w:val="single"/>
          </w:rPr>
          <w:t>}}</w:t>
        </w:r>
      </w:ins>
      <w:ins w:id="7" w:author="William Ng" w:date="2026-04-29T21:58:00Z" w16du:dateUtc="2026-04-29T13:58:00Z">
        <w:r w:rsidR="00486999">
          <w:rPr>
            <w:rFonts w:asciiTheme="minorHAnsi" w:hAnsiTheme="minorHAnsi" w:cstheme="minorHAnsi"/>
            <w:b/>
            <w:bCs/>
            <w:u w:val="single"/>
          </w:rPr>
          <w:t xml:space="preserve"> </w:t>
        </w:r>
      </w:ins>
      <w:del w:id="8" w:author="William Ng" w:date="2026-04-29T21:57:00Z" w16du:dateUtc="2026-04-29T13:57:00Z">
        <w:r w:rsidRPr="00486999" w:rsidDel="00486999">
          <w:rPr>
            <w:rFonts w:asciiTheme="minorHAnsi" w:hAnsiTheme="minorHAnsi" w:cstheme="minorHAnsi"/>
          </w:rPr>
          <w:delText>_________________________________________________________________</w:delText>
        </w:r>
      </w:del>
      <w:r w:rsidR="00CC7775">
        <w:rPr>
          <w:rFonts w:asciiTheme="minorHAnsi" w:hAnsiTheme="minorHAnsi" w:cstheme="minorHAnsi"/>
        </w:rPr>
        <w:t>(the “</w:t>
      </w:r>
      <w:r w:rsidR="00CC7775" w:rsidRPr="00FB4350">
        <w:rPr>
          <w:rFonts w:asciiTheme="minorHAnsi" w:hAnsiTheme="minorHAnsi" w:cstheme="minorHAnsi"/>
          <w:b/>
          <w:bCs/>
        </w:rPr>
        <w:t>Property</w:t>
      </w:r>
      <w:r w:rsidR="00CC7775">
        <w:rPr>
          <w:rFonts w:asciiTheme="minorHAnsi" w:hAnsiTheme="minorHAnsi" w:cstheme="minorHAnsi"/>
        </w:rPr>
        <w:t>”)</w:t>
      </w:r>
      <w:r w:rsidR="00853875">
        <w:rPr>
          <w:rFonts w:asciiTheme="minorHAnsi" w:hAnsiTheme="minorHAnsi" w:cstheme="minorHAnsi"/>
        </w:rPr>
        <w:t>.</w:t>
      </w:r>
    </w:p>
    <w:p w14:paraId="49C8D99C" w14:textId="77777777" w:rsidR="00C931D6" w:rsidRPr="0041131E" w:rsidRDefault="00C931D6" w:rsidP="00C931D6">
      <w:pPr>
        <w:spacing w:line="276" w:lineRule="auto"/>
        <w:jc w:val="both"/>
        <w:rPr>
          <w:rFonts w:asciiTheme="minorHAnsi" w:hAnsiTheme="minorHAnsi" w:cstheme="minorHAnsi"/>
        </w:rPr>
      </w:pPr>
    </w:p>
    <w:p w14:paraId="395113A2" w14:textId="13F97313" w:rsidR="00C931D6" w:rsidRPr="00C14304" w:rsidRDefault="00C931D6" w:rsidP="00486999">
      <w:pPr>
        <w:rPr>
          <w:rFonts w:asciiTheme="minorHAnsi" w:hAnsiTheme="minorHAnsi" w:cstheme="minorHAnsi"/>
        </w:rPr>
        <w:pPrChange w:id="9" w:author="William Ng" w:date="2026-04-29T21:58:00Z" w16du:dateUtc="2026-04-29T13:58:00Z">
          <w:pPr>
            <w:pStyle w:val="ListParagraph"/>
            <w:numPr>
              <w:numId w:val="1"/>
            </w:numPr>
            <w:spacing w:line="276" w:lineRule="auto"/>
            <w:ind w:left="567" w:hanging="567"/>
            <w:jc w:val="both"/>
          </w:pPr>
        </w:pPrChange>
      </w:pPr>
      <w:r w:rsidRPr="00C14304">
        <w:rPr>
          <w:rFonts w:asciiTheme="minorHAnsi" w:hAnsiTheme="minorHAnsi" w:cstheme="minorHAnsi"/>
        </w:rPr>
        <w:t xml:space="preserve">This is to confirm that our </w:t>
      </w:r>
      <w:r>
        <w:rPr>
          <w:rFonts w:asciiTheme="minorHAnsi" w:hAnsiTheme="minorHAnsi" w:cstheme="minorHAnsi"/>
        </w:rPr>
        <w:t>B</w:t>
      </w:r>
      <w:r w:rsidRPr="00C14304">
        <w:rPr>
          <w:rFonts w:asciiTheme="minorHAnsi" w:hAnsiTheme="minorHAnsi" w:cstheme="minorHAnsi"/>
        </w:rPr>
        <w:t>uyer(s)</w:t>
      </w:r>
      <w:ins w:id="10" w:author="William Ng" w:date="2026-04-29T21:58:00Z" w16du:dateUtc="2026-04-29T13:58:00Z">
        <w:r w:rsidR="00486999" w:rsidRPr="00486999">
          <w:rPr>
            <w:rFonts w:asciiTheme="minorHAnsi" w:hAnsiTheme="minorHAnsi" w:cstheme="minorHAnsi"/>
            <w:b/>
            <w:bCs/>
            <w:u w:val="single"/>
          </w:rPr>
          <w:t xml:space="preserve"> </w:t>
        </w:r>
        <w:r w:rsidR="00486999" w:rsidRPr="00CD444F">
          <w:rPr>
            <w:rFonts w:asciiTheme="minorHAnsi" w:hAnsiTheme="minorHAnsi" w:cstheme="minorHAnsi"/>
            <w:b/>
            <w:bCs/>
            <w:u w:val="single"/>
          </w:rPr>
          <w:t>{{</w:t>
        </w:r>
      </w:ins>
      <w:proofErr w:type="spellStart"/>
      <w:ins w:id="11" w:author="William Ng" w:date="2026-04-29T21:59:00Z" w16du:dateUtc="2026-04-29T13:59:00Z">
        <w:r w:rsidR="00486999">
          <w:rPr>
            <w:rFonts w:asciiTheme="minorHAnsi" w:hAnsiTheme="minorHAnsi" w:cstheme="minorHAnsi"/>
            <w:b/>
            <w:bCs/>
            <w:u w:val="single"/>
          </w:rPr>
          <w:t>buyer_name</w:t>
        </w:r>
      </w:ins>
      <w:proofErr w:type="spellEnd"/>
      <w:ins w:id="12" w:author="William Ng" w:date="2026-04-29T21:58:00Z" w16du:dateUtc="2026-04-29T13:58:00Z">
        <w:r w:rsidR="00486999" w:rsidRPr="00CD444F">
          <w:rPr>
            <w:rFonts w:asciiTheme="minorHAnsi" w:hAnsiTheme="minorHAnsi" w:cstheme="minorHAnsi"/>
            <w:b/>
            <w:bCs/>
            <w:u w:val="single"/>
          </w:rPr>
          <w:t>}}</w:t>
        </w:r>
      </w:ins>
      <w:del w:id="13" w:author="William Ng" w:date="2026-04-29T21:58:00Z" w16du:dateUtc="2026-04-29T13:58:00Z">
        <w:r w:rsidDel="00486999">
          <w:rPr>
            <w:rFonts w:asciiTheme="minorHAnsi" w:hAnsiTheme="minorHAnsi" w:cstheme="minorHAnsi"/>
          </w:rPr>
          <w:delText xml:space="preserve">___________________________________________________________ </w:delText>
        </w:r>
        <w:r w:rsidRPr="00C14304" w:rsidDel="00486999">
          <w:rPr>
            <w:rFonts w:asciiTheme="minorHAnsi" w:hAnsiTheme="minorHAnsi" w:cstheme="minorHAnsi"/>
          </w:rPr>
          <w:delText>_______________________________________________________________</w:delText>
        </w:r>
      </w:del>
      <w:r>
        <w:rPr>
          <w:rFonts w:asciiTheme="minorHAnsi" w:hAnsiTheme="minorHAnsi" w:cstheme="minorHAnsi"/>
        </w:rPr>
        <w:t xml:space="preserve"> </w:t>
      </w:r>
      <w:r w:rsidRPr="00C14304">
        <w:rPr>
          <w:rFonts w:asciiTheme="minorHAnsi" w:hAnsiTheme="minorHAnsi" w:cstheme="minorHAnsi"/>
        </w:rPr>
        <w:t xml:space="preserve">has agreed to purchase the abovementioned property from your </w:t>
      </w:r>
      <w:r>
        <w:rPr>
          <w:rFonts w:asciiTheme="minorHAnsi" w:hAnsiTheme="minorHAnsi" w:cstheme="minorHAnsi"/>
        </w:rPr>
        <w:t>S</w:t>
      </w:r>
      <w:r w:rsidRPr="00C14304">
        <w:rPr>
          <w:rFonts w:asciiTheme="minorHAnsi" w:hAnsiTheme="minorHAnsi" w:cstheme="minorHAnsi"/>
        </w:rPr>
        <w:t>eller(s)</w:t>
      </w:r>
      <w:ins w:id="14" w:author="William Ng" w:date="2026-04-29T21:59:00Z" w16du:dateUtc="2026-04-29T13:59:00Z">
        <w:r w:rsidR="00486999" w:rsidRPr="00486999">
          <w:rPr>
            <w:rFonts w:asciiTheme="minorHAnsi" w:hAnsiTheme="minorHAnsi" w:cstheme="minorHAnsi"/>
            <w:b/>
            <w:bCs/>
            <w:u w:val="single"/>
          </w:rPr>
          <w:t xml:space="preserve"> </w:t>
        </w:r>
        <w:r w:rsidR="00486999" w:rsidRPr="00CD444F">
          <w:rPr>
            <w:rFonts w:asciiTheme="minorHAnsi" w:hAnsiTheme="minorHAnsi" w:cstheme="minorHAnsi"/>
            <w:b/>
            <w:bCs/>
            <w:u w:val="single"/>
          </w:rPr>
          <w:t>{{</w:t>
        </w:r>
        <w:proofErr w:type="spellStart"/>
        <w:r w:rsidR="00486999">
          <w:rPr>
            <w:rFonts w:asciiTheme="minorHAnsi" w:hAnsiTheme="minorHAnsi" w:cstheme="minorHAnsi"/>
            <w:b/>
            <w:bCs/>
            <w:u w:val="single"/>
          </w:rPr>
          <w:t>sell</w:t>
        </w:r>
        <w:r w:rsidR="00486999">
          <w:rPr>
            <w:rFonts w:asciiTheme="minorHAnsi" w:hAnsiTheme="minorHAnsi" w:cstheme="minorHAnsi"/>
            <w:b/>
            <w:bCs/>
            <w:u w:val="single"/>
          </w:rPr>
          <w:t>er_name</w:t>
        </w:r>
        <w:proofErr w:type="spellEnd"/>
        <w:r w:rsidR="00486999" w:rsidRPr="00CD444F">
          <w:rPr>
            <w:rFonts w:asciiTheme="minorHAnsi" w:hAnsiTheme="minorHAnsi" w:cstheme="minorHAnsi"/>
            <w:b/>
            <w:bCs/>
            <w:u w:val="single"/>
          </w:rPr>
          <w:t>}}</w:t>
        </w:r>
        <w:r w:rsidR="00486999">
          <w:rPr>
            <w:rFonts w:asciiTheme="minorHAnsi" w:hAnsiTheme="minorHAnsi" w:cstheme="minorHAnsi"/>
            <w:b/>
            <w:bCs/>
            <w:u w:val="single"/>
          </w:rPr>
          <w:t xml:space="preserve"> </w:t>
        </w:r>
      </w:ins>
      <w:del w:id="15" w:author="William Ng" w:date="2026-04-29T21:59:00Z" w16du:dateUtc="2026-04-29T13:59:00Z">
        <w:r w:rsidDel="00486999">
          <w:rPr>
            <w:rFonts w:asciiTheme="minorHAnsi" w:hAnsiTheme="minorHAnsi" w:cstheme="minorHAnsi"/>
          </w:rPr>
          <w:delText xml:space="preserve"> _</w:delText>
        </w:r>
        <w:r w:rsidRPr="00C14304" w:rsidDel="00486999">
          <w:rPr>
            <w:rFonts w:asciiTheme="minorHAnsi" w:hAnsiTheme="minorHAnsi" w:cstheme="minorHAnsi"/>
          </w:rPr>
          <w:delText>_______________________________________________</w:delText>
        </w:r>
        <w:r w:rsidDel="00486999">
          <w:rPr>
            <w:rFonts w:asciiTheme="minorHAnsi" w:hAnsiTheme="minorHAnsi" w:cstheme="minorHAnsi"/>
          </w:rPr>
          <w:delText>__</w:delText>
        </w:r>
      </w:del>
      <w:r w:rsidRPr="00C14304">
        <w:rPr>
          <w:rFonts w:asciiTheme="minorHAnsi" w:hAnsiTheme="minorHAnsi" w:cstheme="minorHAnsi"/>
        </w:rPr>
        <w:t xml:space="preserve">at an agreed sale price of Singapore Dollars </w:t>
      </w:r>
      <w:del w:id="16" w:author="William Ng" w:date="2026-04-29T22:02:00Z" w16du:dateUtc="2026-04-29T14:02:00Z">
        <w:r w:rsidDel="00AF665E">
          <w:rPr>
            <w:rFonts w:asciiTheme="minorHAnsi" w:hAnsiTheme="minorHAnsi" w:cstheme="minorHAnsi"/>
          </w:rPr>
          <w:softHyphen/>
        </w:r>
        <w:r w:rsidDel="00AF665E">
          <w:rPr>
            <w:rFonts w:asciiTheme="minorHAnsi" w:hAnsiTheme="minorHAnsi" w:cstheme="minorHAnsi"/>
          </w:rPr>
          <w:softHyphen/>
        </w:r>
        <w:r w:rsidDel="00AF665E">
          <w:rPr>
            <w:rFonts w:asciiTheme="minorHAnsi" w:hAnsiTheme="minorHAnsi" w:cstheme="minorHAnsi"/>
          </w:rPr>
          <w:softHyphen/>
        </w:r>
      </w:del>
      <w:ins w:id="17" w:author="William Ng" w:date="2026-04-29T22:02:00Z" w16du:dateUtc="2026-04-29T14:02:00Z">
        <w:r w:rsidR="00AF665E" w:rsidRPr="00CD444F">
          <w:rPr>
            <w:rFonts w:asciiTheme="minorHAnsi" w:hAnsiTheme="minorHAnsi" w:cstheme="minorHAnsi"/>
            <w:b/>
            <w:bCs/>
            <w:u w:val="single"/>
          </w:rPr>
          <w:t>{{</w:t>
        </w:r>
        <w:proofErr w:type="spellStart"/>
        <w:r w:rsidR="00AF665E">
          <w:rPr>
            <w:rFonts w:asciiTheme="minorHAnsi" w:hAnsiTheme="minorHAnsi" w:cstheme="minorHAnsi"/>
            <w:b/>
            <w:bCs/>
            <w:u w:val="single"/>
          </w:rPr>
          <w:t>transaction</w:t>
        </w:r>
        <w:r w:rsidR="00AF665E">
          <w:rPr>
            <w:rFonts w:asciiTheme="minorHAnsi" w:hAnsiTheme="minorHAnsi" w:cstheme="minorHAnsi"/>
            <w:b/>
            <w:bCs/>
            <w:u w:val="single"/>
          </w:rPr>
          <w:t>_</w:t>
        </w:r>
        <w:r w:rsidR="00AF665E">
          <w:rPr>
            <w:rFonts w:asciiTheme="minorHAnsi" w:hAnsiTheme="minorHAnsi" w:cstheme="minorHAnsi"/>
            <w:b/>
            <w:bCs/>
            <w:u w:val="single"/>
          </w:rPr>
          <w:t>price_</w:t>
        </w:r>
      </w:ins>
      <w:ins w:id="18" w:author="William Ng" w:date="2026-04-29T22:03:00Z" w16du:dateUtc="2026-04-29T14:03:00Z">
        <w:r w:rsidR="00AF665E">
          <w:rPr>
            <w:rFonts w:asciiTheme="minorHAnsi" w:hAnsiTheme="minorHAnsi" w:cstheme="minorHAnsi"/>
            <w:b/>
            <w:bCs/>
            <w:u w:val="single"/>
          </w:rPr>
          <w:t>words</w:t>
        </w:r>
      </w:ins>
      <w:proofErr w:type="spellEnd"/>
      <w:ins w:id="19" w:author="William Ng" w:date="2026-04-29T22:02:00Z" w16du:dateUtc="2026-04-29T14:02:00Z">
        <w:r w:rsidR="00AF665E" w:rsidRPr="00CD444F">
          <w:rPr>
            <w:rFonts w:asciiTheme="minorHAnsi" w:hAnsiTheme="minorHAnsi" w:cstheme="minorHAnsi"/>
            <w:b/>
            <w:bCs/>
            <w:u w:val="single"/>
          </w:rPr>
          <w:t>}}</w:t>
        </w:r>
      </w:ins>
      <w:del w:id="20" w:author="William Ng" w:date="2026-04-29T22:02:00Z" w16du:dateUtc="2026-04-29T14:02:00Z">
        <w:r w:rsidRPr="00C14304" w:rsidDel="00AF665E">
          <w:rPr>
            <w:rFonts w:asciiTheme="minorHAnsi" w:hAnsiTheme="minorHAnsi" w:cstheme="minorHAnsi"/>
          </w:rPr>
          <w:delText>_____________________________________________</w:delText>
        </w:r>
        <w:r w:rsidDel="00AF665E">
          <w:rPr>
            <w:rFonts w:asciiTheme="minorHAnsi" w:hAnsiTheme="minorHAnsi" w:cstheme="minorHAnsi"/>
          </w:rPr>
          <w:delText>________</w:delText>
        </w:r>
      </w:del>
      <w:r>
        <w:rPr>
          <w:rFonts w:asciiTheme="minorHAnsi" w:hAnsiTheme="minorHAnsi" w:cstheme="minorHAnsi"/>
        </w:rPr>
        <w:t xml:space="preserve"> </w:t>
      </w:r>
      <w:r w:rsidRPr="00C14304">
        <w:rPr>
          <w:rFonts w:asciiTheme="minorHAnsi" w:hAnsiTheme="minorHAnsi" w:cstheme="minorHAnsi"/>
        </w:rPr>
        <w:t>(S$</w:t>
      </w:r>
      <w:ins w:id="21" w:author="William Ng" w:date="2026-04-29T22:03:00Z" w16du:dateUtc="2026-04-29T14:03:00Z">
        <w:r w:rsidR="00AF665E" w:rsidRPr="00CD444F">
          <w:rPr>
            <w:rFonts w:asciiTheme="minorHAnsi" w:hAnsiTheme="minorHAnsi" w:cstheme="minorHAnsi"/>
            <w:b/>
            <w:bCs/>
            <w:u w:val="single"/>
          </w:rPr>
          <w:t>{{</w:t>
        </w:r>
        <w:proofErr w:type="spellStart"/>
        <w:r w:rsidR="00AF665E">
          <w:rPr>
            <w:rFonts w:asciiTheme="minorHAnsi" w:hAnsiTheme="minorHAnsi" w:cstheme="minorHAnsi"/>
            <w:b/>
            <w:bCs/>
            <w:u w:val="single"/>
          </w:rPr>
          <w:t>transaction_price</w:t>
        </w:r>
        <w:proofErr w:type="spellEnd"/>
        <w:r w:rsidR="00AF665E" w:rsidRPr="00CD444F">
          <w:rPr>
            <w:rFonts w:asciiTheme="minorHAnsi" w:hAnsiTheme="minorHAnsi" w:cstheme="minorHAnsi"/>
            <w:b/>
            <w:bCs/>
            <w:u w:val="single"/>
          </w:rPr>
          <w:t>}}</w:t>
        </w:r>
      </w:ins>
      <w:del w:id="22" w:author="William Ng" w:date="2026-04-29T22:03:00Z" w16du:dateUtc="2026-04-29T14:03:00Z">
        <w:r w:rsidRPr="00C14304" w:rsidDel="00AF665E">
          <w:rPr>
            <w:rFonts w:asciiTheme="minorHAnsi" w:hAnsiTheme="minorHAnsi" w:cstheme="minorHAnsi"/>
          </w:rPr>
          <w:delText>____________________</w:delText>
        </w:r>
      </w:del>
      <w:r w:rsidRPr="00C14304">
        <w:rPr>
          <w:rFonts w:asciiTheme="minorHAnsi" w:hAnsiTheme="minorHAnsi" w:cstheme="minorHAnsi"/>
        </w:rPr>
        <w:t>) subject to contract.</w:t>
      </w:r>
    </w:p>
    <w:p w14:paraId="6B3F1C4F" w14:textId="77777777" w:rsidR="00C931D6" w:rsidRPr="0041131E" w:rsidRDefault="00C931D6" w:rsidP="00853875">
      <w:pPr>
        <w:spacing w:line="276" w:lineRule="auto"/>
        <w:ind w:left="1418" w:hanging="141"/>
        <w:jc w:val="both"/>
        <w:rPr>
          <w:rFonts w:asciiTheme="minorHAnsi" w:hAnsiTheme="minorHAnsi" w:cstheme="minorHAnsi"/>
        </w:rPr>
      </w:pPr>
    </w:p>
    <w:p w14:paraId="6F2DF2F1" w14:textId="16FA80C1" w:rsidR="00C931D6" w:rsidRPr="0041131E" w:rsidRDefault="00C931D6" w:rsidP="00C931D6">
      <w:pPr>
        <w:spacing w:line="276" w:lineRule="auto"/>
        <w:ind w:left="1418" w:hanging="141"/>
        <w:jc w:val="both"/>
        <w:rPr>
          <w:rFonts w:asciiTheme="minorHAnsi" w:hAnsiTheme="minorHAnsi" w:cstheme="minorHAnsi"/>
        </w:rPr>
      </w:pPr>
      <w:r w:rsidRPr="0041131E">
        <w:rPr>
          <w:noProof/>
        </w:rPr>
        <mc:AlternateContent>
          <mc:Choice Requires="wps">
            <w:drawing>
              <wp:anchor distT="0" distB="0" distL="114300" distR="114300" simplePos="0" relativeHeight="251660288" behindDoc="0" locked="0" layoutInCell="1" allowOverlap="1" wp14:anchorId="00DFA368" wp14:editId="1E8C6B34">
                <wp:simplePos x="0" y="0"/>
                <wp:positionH relativeFrom="column">
                  <wp:posOffset>571500</wp:posOffset>
                </wp:positionH>
                <wp:positionV relativeFrom="paragraph">
                  <wp:posOffset>12700</wp:posOffset>
                </wp:positionV>
                <wp:extent cx="99060" cy="121920"/>
                <wp:effectExtent l="0" t="0" r="15240" b="11430"/>
                <wp:wrapSquare wrapText="bothSides"/>
                <wp:docPr id="2" name="Rectangle 2"/>
                <wp:cNvGraphicFramePr/>
                <a:graphic xmlns:a="http://schemas.openxmlformats.org/drawingml/2006/main">
                  <a:graphicData uri="http://schemas.microsoft.com/office/word/2010/wordprocessingShape">
                    <wps:wsp>
                      <wps:cNvSpPr/>
                      <wps:spPr>
                        <a:xfrm>
                          <a:off x="0" y="0"/>
                          <a:ext cx="99060" cy="1219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D1860" id="Rectangle 2" o:spid="_x0000_s1026" style="position:absolute;margin-left:45pt;margin-top:1pt;width:7.8pt;height: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" fillcolor="white [3201]" strokecolor="black [3213]" strokeweight="1pt">
                <w10:wrap type="square"/>
              </v:rect>
            </w:pict>
          </mc:Fallback>
        </mc:AlternateContent>
      </w:r>
      <w:r>
        <w:rPr>
          <w:rFonts w:asciiTheme="minorHAnsi" w:hAnsiTheme="minorHAnsi" w:cstheme="minorHAnsi"/>
        </w:rPr>
        <w:t xml:space="preserve">  </w:t>
      </w:r>
      <w:r w:rsidRPr="0041131E">
        <w:rPr>
          <w:rFonts w:asciiTheme="minorHAnsi" w:hAnsiTheme="minorHAnsi" w:cstheme="minorHAnsi"/>
        </w:rPr>
        <w:t xml:space="preserve">You have agreed to pay </w:t>
      </w:r>
      <w:r w:rsidR="00CC7775">
        <w:rPr>
          <w:rFonts w:asciiTheme="minorHAnsi" w:hAnsiTheme="minorHAnsi" w:cstheme="minorHAnsi"/>
        </w:rPr>
        <w:t xml:space="preserve">the Buyer’s Estate Agent a commission or </w:t>
      </w:r>
      <w:r w:rsidRPr="0041131E">
        <w:rPr>
          <w:rFonts w:asciiTheme="minorHAnsi" w:hAnsiTheme="minorHAnsi" w:cstheme="minorHAnsi"/>
        </w:rPr>
        <w:t xml:space="preserve">brokerage fee of </w:t>
      </w:r>
      <w:ins w:id="23" w:author="William Ng" w:date="2026-04-29T22:03:00Z" w16du:dateUtc="2026-04-29T14:03:00Z">
        <w:r w:rsidR="00AF665E" w:rsidRPr="00CD444F">
          <w:rPr>
            <w:rFonts w:asciiTheme="minorHAnsi" w:hAnsiTheme="minorHAnsi" w:cstheme="minorHAnsi"/>
            <w:b/>
            <w:bCs/>
            <w:u w:val="single"/>
          </w:rPr>
          <w:t>{{</w:t>
        </w:r>
      </w:ins>
      <w:proofErr w:type="spellStart"/>
      <w:ins w:id="24" w:author="William Ng" w:date="2026-04-29T22:04:00Z" w16du:dateUtc="2026-04-29T14:04:00Z">
        <w:r w:rsidR="00AF665E">
          <w:rPr>
            <w:rFonts w:asciiTheme="minorHAnsi" w:hAnsiTheme="minorHAnsi" w:cstheme="minorHAnsi"/>
            <w:b/>
            <w:bCs/>
            <w:u w:val="single"/>
          </w:rPr>
          <w:t>cobroke_fee_rate</w:t>
        </w:r>
        <w:proofErr w:type="spellEnd"/>
        <w:r w:rsidR="00AF665E" w:rsidRPr="00CD444F">
          <w:rPr>
            <w:rFonts w:asciiTheme="minorHAnsi" w:hAnsiTheme="minorHAnsi" w:cstheme="minorHAnsi"/>
            <w:b/>
            <w:bCs/>
            <w:u w:val="single"/>
          </w:rPr>
          <w:t xml:space="preserve"> </w:t>
        </w:r>
      </w:ins>
      <w:ins w:id="25" w:author="William Ng" w:date="2026-04-29T22:03:00Z" w16du:dateUtc="2026-04-29T14:03:00Z">
        <w:r w:rsidR="00AF665E" w:rsidRPr="00CD444F">
          <w:rPr>
            <w:rFonts w:asciiTheme="minorHAnsi" w:hAnsiTheme="minorHAnsi" w:cstheme="minorHAnsi"/>
            <w:b/>
            <w:bCs/>
            <w:u w:val="single"/>
          </w:rPr>
          <w:t>}}</w:t>
        </w:r>
      </w:ins>
      <w:del w:id="26" w:author="William Ng" w:date="2026-04-29T22:03:00Z" w16du:dateUtc="2026-04-29T14:03:00Z">
        <w:r w:rsidRPr="0041131E" w:rsidDel="00AF665E">
          <w:rPr>
            <w:rFonts w:asciiTheme="minorHAnsi" w:hAnsiTheme="minorHAnsi" w:cstheme="minorHAnsi"/>
          </w:rPr>
          <w:delText xml:space="preserve">_________ </w:delText>
        </w:r>
      </w:del>
      <w:r w:rsidRPr="0041131E">
        <w:rPr>
          <w:rFonts w:asciiTheme="minorHAnsi" w:hAnsiTheme="minorHAnsi" w:cstheme="minorHAnsi"/>
        </w:rPr>
        <w:t xml:space="preserve">(%) of </w:t>
      </w:r>
      <w:r w:rsidR="00CC7775">
        <w:rPr>
          <w:rFonts w:asciiTheme="minorHAnsi" w:hAnsiTheme="minorHAnsi" w:cstheme="minorHAnsi"/>
        </w:rPr>
        <w:t>the sale price of the Property, subject to</w:t>
      </w:r>
      <w:r w:rsidR="00CC7775" w:rsidRPr="0041131E">
        <w:rPr>
          <w:rFonts w:asciiTheme="minorHAnsi" w:hAnsiTheme="minorHAnsi" w:cstheme="minorHAnsi"/>
        </w:rPr>
        <w:t xml:space="preserve"> </w:t>
      </w:r>
      <w:r w:rsidR="00CC7775">
        <w:rPr>
          <w:rFonts w:asciiTheme="minorHAnsi" w:hAnsiTheme="minorHAnsi" w:cstheme="minorHAnsi"/>
        </w:rPr>
        <w:t xml:space="preserve">prevailing </w:t>
      </w:r>
      <w:r w:rsidR="00CC7775" w:rsidRPr="0041131E">
        <w:rPr>
          <w:rFonts w:asciiTheme="minorHAnsi" w:hAnsiTheme="minorHAnsi" w:cstheme="minorHAnsi"/>
        </w:rPr>
        <w:t xml:space="preserve">Goods and Services </w:t>
      </w:r>
      <w:r w:rsidR="00CC7775">
        <w:rPr>
          <w:rFonts w:asciiTheme="minorHAnsi" w:hAnsiTheme="minorHAnsi" w:cstheme="minorHAnsi"/>
        </w:rPr>
        <w:t>Tax (“</w:t>
      </w:r>
      <w:r w:rsidR="00CC7775" w:rsidRPr="00FB4350">
        <w:rPr>
          <w:rFonts w:asciiTheme="minorHAnsi" w:hAnsiTheme="minorHAnsi" w:cstheme="minorHAnsi"/>
          <w:b/>
          <w:bCs/>
        </w:rPr>
        <w:t>GST</w:t>
      </w:r>
      <w:r w:rsidR="00CC7775">
        <w:rPr>
          <w:rFonts w:asciiTheme="minorHAnsi" w:hAnsiTheme="minorHAnsi" w:cstheme="minorHAnsi"/>
        </w:rPr>
        <w:t xml:space="preserve">”), totaling an amount of </w:t>
      </w:r>
      <w:ins w:id="27" w:author="William Ng" w:date="2026-04-29T22:04:00Z" w16du:dateUtc="2026-04-29T14:04:00Z">
        <w:r w:rsidR="00AF665E" w:rsidRPr="00CD444F">
          <w:rPr>
            <w:rFonts w:asciiTheme="minorHAnsi" w:hAnsiTheme="minorHAnsi" w:cstheme="minorHAnsi"/>
            <w:b/>
            <w:bCs/>
            <w:u w:val="single"/>
          </w:rPr>
          <w:t>{{</w:t>
        </w:r>
        <w:proofErr w:type="spellStart"/>
        <w:r w:rsidR="00AF665E">
          <w:rPr>
            <w:rFonts w:asciiTheme="minorHAnsi" w:hAnsiTheme="minorHAnsi" w:cstheme="minorHAnsi"/>
            <w:b/>
            <w:bCs/>
            <w:u w:val="single"/>
          </w:rPr>
          <w:t>cobroke_fee_amount</w:t>
        </w:r>
        <w:proofErr w:type="spellEnd"/>
        <w:r w:rsidR="00AF665E" w:rsidRPr="00CD444F">
          <w:rPr>
            <w:rFonts w:asciiTheme="minorHAnsi" w:hAnsiTheme="minorHAnsi" w:cstheme="minorHAnsi"/>
            <w:b/>
            <w:bCs/>
            <w:u w:val="single"/>
          </w:rPr>
          <w:t>}}</w:t>
        </w:r>
      </w:ins>
      <w:del w:id="28" w:author="William Ng" w:date="2026-04-29T22:04:00Z" w16du:dateUtc="2026-04-29T14:04:00Z">
        <w:r w:rsidR="00CC7775" w:rsidDel="00AF665E">
          <w:rPr>
            <w:rFonts w:asciiTheme="minorHAnsi" w:hAnsiTheme="minorHAnsi" w:cstheme="minorHAnsi"/>
          </w:rPr>
          <w:delText>__________________________</w:delText>
        </w:r>
      </w:del>
      <w:r w:rsidR="00CC7775">
        <w:rPr>
          <w:rFonts w:asciiTheme="minorHAnsi" w:hAnsiTheme="minorHAnsi" w:cstheme="minorHAnsi"/>
        </w:rPr>
        <w:t xml:space="preserve">OR </w:t>
      </w:r>
      <w:r>
        <w:rPr>
          <w:rFonts w:asciiTheme="minorHAnsi" w:hAnsiTheme="minorHAnsi" w:cstheme="minorHAnsi"/>
        </w:rPr>
        <w:t xml:space="preserve">a sum which is equivalent to half of the commission or </w:t>
      </w:r>
      <w:r w:rsidR="00853875">
        <w:rPr>
          <w:rFonts w:asciiTheme="minorHAnsi" w:hAnsiTheme="minorHAnsi" w:cstheme="minorHAnsi"/>
        </w:rPr>
        <w:t xml:space="preserve">brokerage </w:t>
      </w:r>
      <w:r>
        <w:rPr>
          <w:rFonts w:asciiTheme="minorHAnsi" w:hAnsiTheme="minorHAnsi" w:cstheme="minorHAnsi"/>
        </w:rPr>
        <w:t xml:space="preserve">fee received by </w:t>
      </w:r>
      <w:r w:rsidR="00853875">
        <w:rPr>
          <w:rFonts w:asciiTheme="minorHAnsi" w:hAnsiTheme="minorHAnsi" w:cstheme="minorHAnsi"/>
        </w:rPr>
        <w:t xml:space="preserve">the </w:t>
      </w:r>
      <w:r w:rsidR="00860530">
        <w:rPr>
          <w:rFonts w:asciiTheme="minorHAnsi" w:hAnsiTheme="minorHAnsi" w:cstheme="minorHAnsi"/>
        </w:rPr>
        <w:t>Seller</w:t>
      </w:r>
      <w:r w:rsidR="00853875">
        <w:rPr>
          <w:rFonts w:asciiTheme="minorHAnsi" w:hAnsiTheme="minorHAnsi" w:cstheme="minorHAnsi"/>
        </w:rPr>
        <w:t>’s Estate Agent</w:t>
      </w:r>
      <w:r>
        <w:rPr>
          <w:rFonts w:asciiTheme="minorHAnsi" w:hAnsiTheme="minorHAnsi" w:cstheme="minorHAnsi"/>
        </w:rPr>
        <w:t xml:space="preserve">, whichever is higher </w:t>
      </w:r>
      <w:r w:rsidRPr="0041131E">
        <w:rPr>
          <w:rFonts w:asciiTheme="minorHAnsi" w:hAnsiTheme="minorHAnsi" w:cstheme="minorHAnsi"/>
        </w:rPr>
        <w:t xml:space="preserve">upon receipt </w:t>
      </w:r>
      <w:r w:rsidR="00853875">
        <w:rPr>
          <w:rFonts w:asciiTheme="minorHAnsi" w:hAnsiTheme="minorHAnsi" w:cstheme="minorHAnsi"/>
        </w:rPr>
        <w:t>of the same</w:t>
      </w:r>
      <w:r w:rsidRPr="0041131E">
        <w:rPr>
          <w:rFonts w:asciiTheme="minorHAnsi" w:hAnsiTheme="minorHAnsi" w:cstheme="minorHAnsi"/>
        </w:rPr>
        <w:t xml:space="preserve">. </w:t>
      </w:r>
      <w:r>
        <w:rPr>
          <w:rFonts w:asciiTheme="minorHAnsi" w:hAnsiTheme="minorHAnsi" w:cstheme="minorHAnsi"/>
        </w:rPr>
        <w:t>The commission amount payable to us will be due in accordance with the relevant CEA Form/Commission Agreement signed between your Seller(s) and your Estate Agent. A copy of the relevant form(s) will be provided upon request.</w:t>
      </w:r>
    </w:p>
    <w:p w14:paraId="50CDFC37" w14:textId="77777777" w:rsidR="00C931D6" w:rsidRPr="0041131E" w:rsidRDefault="00C931D6" w:rsidP="00C931D6">
      <w:pPr>
        <w:ind w:left="1701" w:hanging="567"/>
        <w:jc w:val="both"/>
        <w:rPr>
          <w:rFonts w:asciiTheme="minorHAnsi" w:hAnsiTheme="minorHAnsi" w:cstheme="minorHAnsi"/>
        </w:rPr>
      </w:pPr>
    </w:p>
    <w:p w14:paraId="09519CC8" w14:textId="77777777" w:rsidR="00C931D6" w:rsidRDefault="00C931D6" w:rsidP="00C931D6">
      <w:pPr>
        <w:pStyle w:val="ListParagraph"/>
        <w:numPr>
          <w:ilvl w:val="0"/>
          <w:numId w:val="1"/>
        </w:numPr>
        <w:spacing w:line="276" w:lineRule="auto"/>
        <w:ind w:left="567" w:hanging="567"/>
        <w:jc w:val="both"/>
        <w:rPr>
          <w:rFonts w:asciiTheme="minorHAnsi" w:hAnsiTheme="minorHAnsi" w:cstheme="minorHAnsi"/>
        </w:rPr>
      </w:pPr>
      <w:r w:rsidRPr="00C14304">
        <w:rPr>
          <w:rFonts w:asciiTheme="minorHAnsi" w:hAnsiTheme="minorHAnsi" w:cstheme="minorHAnsi"/>
        </w:rPr>
        <w:t xml:space="preserve">In the event that the </w:t>
      </w:r>
      <w:r>
        <w:rPr>
          <w:rFonts w:asciiTheme="minorHAnsi" w:hAnsiTheme="minorHAnsi" w:cstheme="minorHAnsi"/>
        </w:rPr>
        <w:t>S</w:t>
      </w:r>
      <w:r w:rsidRPr="00C14304">
        <w:rPr>
          <w:rFonts w:asciiTheme="minorHAnsi" w:hAnsiTheme="minorHAnsi" w:cstheme="minorHAnsi"/>
        </w:rPr>
        <w:t xml:space="preserve">eller(s) forfeits any monies from the </w:t>
      </w:r>
      <w:r>
        <w:rPr>
          <w:rFonts w:asciiTheme="minorHAnsi" w:hAnsiTheme="minorHAnsi" w:cstheme="minorHAnsi"/>
        </w:rPr>
        <w:t>B</w:t>
      </w:r>
      <w:r w:rsidRPr="00C14304">
        <w:rPr>
          <w:rFonts w:asciiTheme="minorHAnsi" w:hAnsiTheme="minorHAnsi" w:cstheme="minorHAnsi"/>
        </w:rPr>
        <w:t xml:space="preserve">uyer(s), you further agree that </w:t>
      </w:r>
      <w:r w:rsidRPr="00C14304">
        <w:rPr>
          <w:rFonts w:asciiTheme="minorHAnsi" w:hAnsiTheme="minorHAnsi" w:cstheme="minorHAnsi"/>
          <w:b/>
        </w:rPr>
        <w:t xml:space="preserve">half </w:t>
      </w:r>
      <w:r w:rsidRPr="00C14304">
        <w:rPr>
          <w:rFonts w:asciiTheme="minorHAnsi" w:hAnsiTheme="minorHAnsi" w:cstheme="minorHAnsi"/>
        </w:rPr>
        <w:t>(</w:t>
      </w:r>
      <w:r w:rsidRPr="00C14304">
        <w:rPr>
          <w:rFonts w:asciiTheme="minorHAnsi" w:hAnsiTheme="minorHAnsi" w:cstheme="minorHAnsi"/>
          <w:color w:val="222222"/>
          <w:shd w:val="clear" w:color="auto" w:fill="FFFFFF"/>
        </w:rPr>
        <w:t>½</w:t>
      </w:r>
      <w:r w:rsidRPr="00C14304">
        <w:rPr>
          <w:rFonts w:asciiTheme="minorHAnsi" w:hAnsiTheme="minorHAnsi" w:cstheme="minorHAnsi"/>
        </w:rPr>
        <w:t xml:space="preserve">) of the monies received by you from the </w:t>
      </w:r>
      <w:r>
        <w:rPr>
          <w:rFonts w:asciiTheme="minorHAnsi" w:hAnsiTheme="minorHAnsi" w:cstheme="minorHAnsi"/>
        </w:rPr>
        <w:t>S</w:t>
      </w:r>
      <w:r w:rsidRPr="00C14304">
        <w:rPr>
          <w:rFonts w:asciiTheme="minorHAnsi" w:hAnsiTheme="minorHAnsi" w:cstheme="minorHAnsi"/>
        </w:rPr>
        <w:t xml:space="preserve">eller(s) shall forthwith be paid to us. All </w:t>
      </w:r>
      <w:r>
        <w:rPr>
          <w:rFonts w:asciiTheme="minorHAnsi" w:hAnsiTheme="minorHAnsi" w:cstheme="minorHAnsi"/>
        </w:rPr>
        <w:t xml:space="preserve">payments by cheque shall be crossed and made in </w:t>
      </w:r>
      <w:proofErr w:type="spellStart"/>
      <w:r>
        <w:rPr>
          <w:rFonts w:asciiTheme="minorHAnsi" w:hAnsiTheme="minorHAnsi" w:cstheme="minorHAnsi"/>
        </w:rPr>
        <w:t>favour</w:t>
      </w:r>
      <w:proofErr w:type="spellEnd"/>
      <w:r>
        <w:rPr>
          <w:rFonts w:asciiTheme="minorHAnsi" w:hAnsiTheme="minorHAnsi" w:cstheme="minorHAnsi"/>
        </w:rPr>
        <w:t xml:space="preserve"> of </w:t>
      </w:r>
      <w:r w:rsidRPr="00C14304">
        <w:rPr>
          <w:rFonts w:asciiTheme="minorHAnsi" w:hAnsiTheme="minorHAnsi" w:cstheme="minorHAnsi"/>
          <w:b/>
        </w:rPr>
        <w:t>SRI PTE LTD</w:t>
      </w:r>
      <w:r w:rsidRPr="00C14304">
        <w:rPr>
          <w:rFonts w:asciiTheme="minorHAnsi" w:hAnsiTheme="minorHAnsi" w:cstheme="minorHAnsi"/>
        </w:rPr>
        <w:t>.</w:t>
      </w:r>
    </w:p>
    <w:p w14:paraId="1AF84D1F" w14:textId="77777777" w:rsidR="00C931D6" w:rsidRDefault="00C931D6" w:rsidP="00C931D6">
      <w:pPr>
        <w:pStyle w:val="ListParagraph"/>
        <w:spacing w:line="276" w:lineRule="auto"/>
        <w:ind w:left="567" w:hanging="567"/>
        <w:jc w:val="both"/>
        <w:rPr>
          <w:rFonts w:asciiTheme="minorHAnsi" w:hAnsiTheme="minorHAnsi" w:cstheme="minorHAnsi"/>
        </w:rPr>
      </w:pPr>
    </w:p>
    <w:p w14:paraId="42B35509" w14:textId="77777777" w:rsidR="00C931D6" w:rsidRPr="00FF3283" w:rsidRDefault="00C931D6" w:rsidP="00C931D6">
      <w:pPr>
        <w:pStyle w:val="ListParagraph"/>
        <w:numPr>
          <w:ilvl w:val="0"/>
          <w:numId w:val="1"/>
        </w:numPr>
        <w:spacing w:line="276" w:lineRule="auto"/>
        <w:ind w:left="567" w:hanging="567"/>
        <w:jc w:val="both"/>
        <w:rPr>
          <w:rFonts w:asciiTheme="minorHAnsi" w:hAnsiTheme="minorHAnsi" w:cstheme="minorHAnsi"/>
        </w:rPr>
      </w:pPr>
      <w:r w:rsidRPr="00FF3283">
        <w:rPr>
          <w:rFonts w:asciiTheme="minorHAnsi" w:hAnsiTheme="minorHAnsi" w:cstheme="minorHAnsi"/>
        </w:rPr>
        <w:t xml:space="preserve">This Agreement constitutes the entire agreement and understanding between the </w:t>
      </w:r>
      <w:r>
        <w:rPr>
          <w:rFonts w:asciiTheme="minorHAnsi" w:hAnsiTheme="minorHAnsi" w:cstheme="minorHAnsi"/>
        </w:rPr>
        <w:t>S</w:t>
      </w:r>
      <w:r w:rsidRPr="00FF3283">
        <w:rPr>
          <w:rFonts w:asciiTheme="minorHAnsi" w:hAnsiTheme="minorHAnsi" w:cstheme="minorHAnsi"/>
        </w:rPr>
        <w:t>eller’s Estate Agent and the Buyer’s Estate Agent in relation to the Contract and supersedes all prior representations, arrangements, understandings, agreements, statements, representations or warranties (whether written or oral) relating to the commission or fee payable for the transaction involving the Property.</w:t>
      </w:r>
    </w:p>
    <w:p w14:paraId="74D20BA4" w14:textId="77777777" w:rsidR="00C931D6" w:rsidRDefault="00C931D6" w:rsidP="00C931D6">
      <w:pPr>
        <w:pStyle w:val="ListParagraph"/>
        <w:spacing w:line="276" w:lineRule="auto"/>
        <w:jc w:val="both"/>
        <w:rPr>
          <w:rFonts w:asciiTheme="minorHAnsi" w:hAnsiTheme="minorHAnsi" w:cstheme="minorHAnsi"/>
        </w:rPr>
      </w:pPr>
    </w:p>
    <w:p w14:paraId="39157675" w14:textId="77777777" w:rsidR="00C931D6" w:rsidRDefault="00C931D6" w:rsidP="00C931D6">
      <w:pPr>
        <w:pStyle w:val="ListParagraph"/>
        <w:spacing w:line="276" w:lineRule="auto"/>
        <w:jc w:val="both"/>
        <w:rPr>
          <w:rFonts w:asciiTheme="minorHAnsi" w:hAnsiTheme="minorHAnsi" w:cstheme="minorHAnsi"/>
        </w:rPr>
      </w:pPr>
    </w:p>
    <w:p w14:paraId="076E454B" w14:textId="77777777" w:rsidR="00C931D6" w:rsidRPr="0041131E" w:rsidRDefault="00C931D6" w:rsidP="00C931D6">
      <w:pPr>
        <w:spacing w:line="360" w:lineRule="auto"/>
        <w:rPr>
          <w:rFonts w:asciiTheme="minorHAnsi" w:hAnsiTheme="minorHAnsi" w:cstheme="minorHAnsi"/>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9" w:author="William Ng" w:date="2026-04-29T22:06:00Z" w16du:dateUtc="2026-04-29T14:06:00Z">
          <w:tblPr>
            <w:tblStyle w:val="TableGrid"/>
            <w:tblW w:w="0" w:type="auto"/>
            <w:tblInd w:w="709" w:type="dxa"/>
            <w:tblLook w:val="04A0" w:firstRow="1" w:lastRow="0" w:firstColumn="1" w:lastColumn="0" w:noHBand="0" w:noVBand="1"/>
          </w:tblPr>
        </w:tblPrChange>
      </w:tblPr>
      <w:tblGrid>
        <w:gridCol w:w="4874"/>
        <w:gridCol w:w="4874"/>
        <w:tblGridChange w:id="30">
          <w:tblGrid>
            <w:gridCol w:w="5"/>
            <w:gridCol w:w="4869"/>
            <w:gridCol w:w="5"/>
            <w:gridCol w:w="4869"/>
            <w:gridCol w:w="5"/>
          </w:tblGrid>
        </w:tblGridChange>
      </w:tblGrid>
      <w:tr w:rsidR="00AF665E" w:rsidRPr="00AF665E" w14:paraId="706760EB" w14:textId="77777777" w:rsidTr="00AF665E">
        <w:trPr>
          <w:ins w:id="31" w:author="William Ng" w:date="2026-04-29T22:05:00Z" w16du:dateUtc="2026-04-29T14:05:00Z"/>
          <w:trPrChange w:id="32" w:author="William Ng" w:date="2026-04-29T22:06:00Z" w16du:dateUtc="2026-04-29T14:06:00Z">
            <w:trPr>
              <w:gridBefore w:val="1"/>
            </w:trPr>
          </w:trPrChange>
        </w:trPr>
        <w:tc>
          <w:tcPr>
            <w:tcW w:w="4874" w:type="dxa"/>
            <w:tcPrChange w:id="33" w:author="William Ng" w:date="2026-04-29T22:06:00Z" w16du:dateUtc="2026-04-29T14:06:00Z">
              <w:tcPr>
                <w:tcW w:w="4874" w:type="dxa"/>
                <w:gridSpan w:val="2"/>
              </w:tcPr>
            </w:tcPrChange>
          </w:tcPr>
          <w:p w14:paraId="05521361" w14:textId="77777777" w:rsidR="00AF665E" w:rsidRPr="00AF665E" w:rsidRDefault="00AF665E" w:rsidP="006F5A5C">
            <w:pPr>
              <w:spacing w:line="360" w:lineRule="auto"/>
              <w:rPr>
                <w:ins w:id="34" w:author="William Ng" w:date="2026-04-29T22:05:00Z" w16du:dateUtc="2026-04-29T14:05:00Z"/>
                <w:rFonts w:asciiTheme="minorHAnsi" w:hAnsiTheme="minorHAnsi" w:cstheme="minorHAnsi"/>
                <w:sz w:val="22"/>
                <w:szCs w:val="22"/>
                <w:rPrChange w:id="35" w:author="William Ng" w:date="2026-04-29T22:05:00Z" w16du:dateUtc="2026-04-29T14:05:00Z">
                  <w:rPr>
                    <w:ins w:id="36" w:author="William Ng" w:date="2026-04-29T22:05:00Z" w16du:dateUtc="2026-04-29T14:05:00Z"/>
                    <w:rFonts w:asciiTheme="minorHAnsi" w:hAnsiTheme="minorHAnsi" w:cstheme="minorHAnsi"/>
                  </w:rPr>
                </w:rPrChange>
              </w:rPr>
            </w:pPr>
            <w:ins w:id="37" w:author="William Ng" w:date="2026-04-29T22:05:00Z" w16du:dateUtc="2026-04-29T14:05:00Z">
              <w:r w:rsidRPr="00AF665E">
                <w:rPr>
                  <w:rFonts w:asciiTheme="minorHAnsi" w:hAnsiTheme="minorHAnsi" w:cstheme="minorHAnsi"/>
                  <w:sz w:val="22"/>
                  <w:szCs w:val="22"/>
                  <w:u w:val="single"/>
                  <w:rPrChange w:id="38" w:author="William Ng" w:date="2026-04-29T22:05:00Z" w16du:dateUtc="2026-04-29T14:05:00Z">
                    <w:rPr>
                      <w:rFonts w:asciiTheme="minorHAnsi" w:hAnsiTheme="minorHAnsi" w:cstheme="minorHAnsi"/>
                      <w:u w:val="single"/>
                    </w:rPr>
                  </w:rPrChange>
                </w:rPr>
                <w:t>______________________________</w:t>
              </w:r>
            </w:ins>
          </w:p>
        </w:tc>
        <w:tc>
          <w:tcPr>
            <w:tcW w:w="4874" w:type="dxa"/>
            <w:tcPrChange w:id="39" w:author="William Ng" w:date="2026-04-29T22:06:00Z" w16du:dateUtc="2026-04-29T14:06:00Z">
              <w:tcPr>
                <w:tcW w:w="4874" w:type="dxa"/>
                <w:gridSpan w:val="2"/>
              </w:tcPr>
            </w:tcPrChange>
          </w:tcPr>
          <w:p w14:paraId="38BE1CE5" w14:textId="77777777" w:rsidR="00AF665E" w:rsidRPr="00AF665E" w:rsidRDefault="00AF665E" w:rsidP="006F5A5C">
            <w:pPr>
              <w:spacing w:line="360" w:lineRule="auto"/>
              <w:rPr>
                <w:ins w:id="40" w:author="William Ng" w:date="2026-04-29T22:05:00Z" w16du:dateUtc="2026-04-29T14:05:00Z"/>
                <w:rFonts w:asciiTheme="minorHAnsi" w:hAnsiTheme="minorHAnsi" w:cstheme="minorHAnsi"/>
                <w:sz w:val="22"/>
                <w:szCs w:val="22"/>
                <w:rPrChange w:id="41" w:author="William Ng" w:date="2026-04-29T22:05:00Z" w16du:dateUtc="2026-04-29T14:05:00Z">
                  <w:rPr>
                    <w:ins w:id="42" w:author="William Ng" w:date="2026-04-29T22:05:00Z" w16du:dateUtc="2026-04-29T14:05:00Z"/>
                    <w:rFonts w:asciiTheme="minorHAnsi" w:hAnsiTheme="minorHAnsi" w:cstheme="minorHAnsi"/>
                  </w:rPr>
                </w:rPrChange>
              </w:rPr>
            </w:pPr>
            <w:ins w:id="43" w:author="William Ng" w:date="2026-04-29T22:05:00Z" w16du:dateUtc="2026-04-29T14:05:00Z">
              <w:r w:rsidRPr="00AF665E">
                <w:rPr>
                  <w:rFonts w:asciiTheme="minorHAnsi" w:hAnsiTheme="minorHAnsi" w:cstheme="minorHAnsi"/>
                  <w:sz w:val="22"/>
                  <w:szCs w:val="22"/>
                  <w:u w:val="single"/>
                  <w:rPrChange w:id="44" w:author="William Ng" w:date="2026-04-29T22:05:00Z" w16du:dateUtc="2026-04-29T14:05:00Z">
                    <w:rPr>
                      <w:rFonts w:asciiTheme="minorHAnsi" w:hAnsiTheme="minorHAnsi" w:cstheme="minorHAnsi"/>
                      <w:u w:val="single"/>
                    </w:rPr>
                  </w:rPrChange>
                </w:rPr>
                <w:t>______________________________</w:t>
              </w:r>
            </w:ins>
          </w:p>
        </w:tc>
      </w:tr>
      <w:tr w:rsidR="00AF665E" w:rsidRPr="00AF665E" w14:paraId="13218986" w14:textId="77777777" w:rsidTr="00AF665E">
        <w:trPr>
          <w:ins w:id="45" w:author="William Ng" w:date="2026-04-29T22:05:00Z" w16du:dateUtc="2026-04-29T14:05:00Z"/>
          <w:trPrChange w:id="46" w:author="William Ng" w:date="2026-04-29T22:06:00Z" w16du:dateUtc="2026-04-29T14:06:00Z">
            <w:trPr>
              <w:gridBefore w:val="1"/>
            </w:trPr>
          </w:trPrChange>
        </w:trPr>
        <w:tc>
          <w:tcPr>
            <w:tcW w:w="4874" w:type="dxa"/>
            <w:tcPrChange w:id="47" w:author="William Ng" w:date="2026-04-29T22:06:00Z" w16du:dateUtc="2026-04-29T14:06:00Z">
              <w:tcPr>
                <w:tcW w:w="4874" w:type="dxa"/>
                <w:gridSpan w:val="2"/>
              </w:tcPr>
            </w:tcPrChange>
          </w:tcPr>
          <w:p w14:paraId="48FE0E82" w14:textId="13400A9C" w:rsidR="00AF665E" w:rsidRPr="00AF665E" w:rsidRDefault="00AF665E" w:rsidP="006F5A5C">
            <w:pPr>
              <w:spacing w:line="360" w:lineRule="auto"/>
              <w:rPr>
                <w:ins w:id="48" w:author="William Ng" w:date="2026-04-29T22:05:00Z" w16du:dateUtc="2026-04-29T14:05:00Z"/>
                <w:rFonts w:asciiTheme="minorHAnsi" w:hAnsiTheme="minorHAnsi" w:cstheme="minorHAnsi"/>
                <w:sz w:val="22"/>
                <w:szCs w:val="22"/>
                <w:rPrChange w:id="49" w:author="William Ng" w:date="2026-04-29T22:05:00Z" w16du:dateUtc="2026-04-29T14:05:00Z">
                  <w:rPr>
                    <w:ins w:id="50" w:author="William Ng" w:date="2026-04-29T22:05:00Z" w16du:dateUtc="2026-04-29T14:05:00Z"/>
                    <w:rFonts w:asciiTheme="minorHAnsi" w:hAnsiTheme="minorHAnsi" w:cstheme="minorHAnsi"/>
                  </w:rPr>
                </w:rPrChange>
              </w:rPr>
            </w:pPr>
            <w:ins w:id="51" w:author="William Ng" w:date="2026-04-29T22:05:00Z" w16du:dateUtc="2026-04-29T14:05:00Z">
              <w:r w:rsidRPr="00AF665E">
                <w:rPr>
                  <w:rFonts w:asciiTheme="minorHAnsi" w:hAnsiTheme="minorHAnsi" w:cstheme="minorHAnsi"/>
                  <w:sz w:val="22"/>
                  <w:szCs w:val="22"/>
                  <w:rPrChange w:id="52" w:author="William Ng" w:date="2026-04-29T22:05:00Z" w16du:dateUtc="2026-04-29T14:05:00Z">
                    <w:rPr>
                      <w:rFonts w:asciiTheme="minorHAnsi" w:hAnsiTheme="minorHAnsi" w:cstheme="minorHAnsi"/>
                    </w:rPr>
                  </w:rPrChange>
                </w:rPr>
                <w:t xml:space="preserve">Signed for and on behalf of Estate Agent representing </w:t>
              </w:r>
              <w:r w:rsidRPr="00AF665E">
                <w:rPr>
                  <w:rFonts w:asciiTheme="minorHAnsi" w:hAnsiTheme="minorHAnsi" w:cstheme="minorHAnsi"/>
                  <w:sz w:val="22"/>
                  <w:szCs w:val="22"/>
                  <w:rPrChange w:id="53" w:author="William Ng" w:date="2026-04-29T22:05:00Z" w16du:dateUtc="2026-04-29T14:05:00Z">
                    <w:rPr>
                      <w:rFonts w:asciiTheme="minorHAnsi" w:hAnsiTheme="minorHAnsi" w:cstheme="minorHAnsi"/>
                    </w:rPr>
                  </w:rPrChange>
                </w:rPr>
                <w:t>Seller</w:t>
              </w:r>
              <w:r w:rsidRPr="00AF665E">
                <w:rPr>
                  <w:rFonts w:asciiTheme="minorHAnsi" w:hAnsiTheme="minorHAnsi" w:cstheme="minorHAnsi"/>
                  <w:sz w:val="22"/>
                  <w:szCs w:val="22"/>
                  <w:rPrChange w:id="54" w:author="William Ng" w:date="2026-04-29T22:05:00Z" w16du:dateUtc="2026-04-29T14:05:00Z">
                    <w:rPr>
                      <w:rFonts w:asciiTheme="minorHAnsi" w:hAnsiTheme="minorHAnsi" w:cstheme="minorHAnsi"/>
                    </w:rPr>
                  </w:rPrChange>
                </w:rPr>
                <w:t>(s)</w:t>
              </w:r>
            </w:ins>
          </w:p>
        </w:tc>
        <w:tc>
          <w:tcPr>
            <w:tcW w:w="4874" w:type="dxa"/>
            <w:tcPrChange w:id="55" w:author="William Ng" w:date="2026-04-29T22:06:00Z" w16du:dateUtc="2026-04-29T14:06:00Z">
              <w:tcPr>
                <w:tcW w:w="4874" w:type="dxa"/>
                <w:gridSpan w:val="2"/>
              </w:tcPr>
            </w:tcPrChange>
          </w:tcPr>
          <w:p w14:paraId="557F63B9" w14:textId="116CB4E0" w:rsidR="00AF665E" w:rsidRPr="00AF665E" w:rsidRDefault="00AF665E" w:rsidP="006F5A5C">
            <w:pPr>
              <w:spacing w:line="360" w:lineRule="auto"/>
              <w:rPr>
                <w:ins w:id="56" w:author="William Ng" w:date="2026-04-29T22:05:00Z" w16du:dateUtc="2026-04-29T14:05:00Z"/>
                <w:rFonts w:asciiTheme="minorHAnsi" w:hAnsiTheme="minorHAnsi" w:cstheme="minorHAnsi"/>
                <w:sz w:val="22"/>
                <w:szCs w:val="22"/>
                <w:rPrChange w:id="57" w:author="William Ng" w:date="2026-04-29T22:05:00Z" w16du:dateUtc="2026-04-29T14:05:00Z">
                  <w:rPr>
                    <w:ins w:id="58" w:author="William Ng" w:date="2026-04-29T22:05:00Z" w16du:dateUtc="2026-04-29T14:05:00Z"/>
                    <w:rFonts w:asciiTheme="minorHAnsi" w:hAnsiTheme="minorHAnsi" w:cstheme="minorHAnsi"/>
                  </w:rPr>
                </w:rPrChange>
              </w:rPr>
            </w:pPr>
            <w:ins w:id="59" w:author="William Ng" w:date="2026-04-29T22:05:00Z" w16du:dateUtc="2026-04-29T14:05:00Z">
              <w:r w:rsidRPr="00AF665E">
                <w:rPr>
                  <w:rFonts w:asciiTheme="minorHAnsi" w:hAnsiTheme="minorHAnsi" w:cstheme="minorHAnsi"/>
                  <w:sz w:val="22"/>
                  <w:szCs w:val="22"/>
                  <w:rPrChange w:id="60" w:author="William Ng" w:date="2026-04-29T22:05:00Z" w16du:dateUtc="2026-04-29T14:05:00Z">
                    <w:rPr>
                      <w:rFonts w:asciiTheme="minorHAnsi" w:hAnsiTheme="minorHAnsi" w:cstheme="minorHAnsi"/>
                    </w:rPr>
                  </w:rPrChange>
                </w:rPr>
                <w:t xml:space="preserve">Signed for and on behalf of Estate Agent representing </w:t>
              </w:r>
              <w:r w:rsidRPr="00AF665E">
                <w:rPr>
                  <w:rFonts w:asciiTheme="minorHAnsi" w:hAnsiTheme="minorHAnsi" w:cstheme="minorHAnsi"/>
                  <w:sz w:val="22"/>
                  <w:szCs w:val="22"/>
                  <w:rPrChange w:id="61" w:author="William Ng" w:date="2026-04-29T22:05:00Z" w16du:dateUtc="2026-04-29T14:05:00Z">
                    <w:rPr>
                      <w:rFonts w:asciiTheme="minorHAnsi" w:hAnsiTheme="minorHAnsi" w:cstheme="minorHAnsi"/>
                    </w:rPr>
                  </w:rPrChange>
                </w:rPr>
                <w:t>Buyer</w:t>
              </w:r>
              <w:r w:rsidRPr="00AF665E">
                <w:rPr>
                  <w:rFonts w:asciiTheme="minorHAnsi" w:hAnsiTheme="minorHAnsi" w:cstheme="minorHAnsi"/>
                  <w:sz w:val="22"/>
                  <w:szCs w:val="22"/>
                  <w:rPrChange w:id="62" w:author="William Ng" w:date="2026-04-29T22:05:00Z" w16du:dateUtc="2026-04-29T14:05:00Z">
                    <w:rPr>
                      <w:rFonts w:asciiTheme="minorHAnsi" w:hAnsiTheme="minorHAnsi" w:cstheme="minorHAnsi"/>
                    </w:rPr>
                  </w:rPrChange>
                </w:rPr>
                <w:t>(s)</w:t>
              </w:r>
            </w:ins>
          </w:p>
        </w:tc>
      </w:tr>
      <w:tr w:rsidR="00AF665E" w:rsidRPr="00AF665E" w14:paraId="2A7C1C6B" w14:textId="77777777" w:rsidTr="00AF665E">
        <w:trPr>
          <w:ins w:id="63" w:author="William Ng" w:date="2026-04-29T22:05:00Z" w16du:dateUtc="2026-04-29T14:05:00Z"/>
          <w:trPrChange w:id="64" w:author="William Ng" w:date="2026-04-29T22:06:00Z" w16du:dateUtc="2026-04-29T14:06:00Z">
            <w:trPr>
              <w:gridBefore w:val="1"/>
            </w:trPr>
          </w:trPrChange>
        </w:trPr>
        <w:tc>
          <w:tcPr>
            <w:tcW w:w="4874" w:type="dxa"/>
            <w:tcPrChange w:id="65" w:author="William Ng" w:date="2026-04-29T22:06:00Z" w16du:dateUtc="2026-04-29T14:06:00Z">
              <w:tcPr>
                <w:tcW w:w="4874" w:type="dxa"/>
                <w:gridSpan w:val="2"/>
              </w:tcPr>
            </w:tcPrChange>
          </w:tcPr>
          <w:p w14:paraId="08A5A0F1" w14:textId="77777777" w:rsidR="00AF665E" w:rsidRPr="00AF665E" w:rsidRDefault="00AF665E" w:rsidP="006F5A5C">
            <w:pPr>
              <w:spacing w:line="360" w:lineRule="auto"/>
              <w:rPr>
                <w:ins w:id="66" w:author="William Ng" w:date="2026-04-29T22:05:00Z" w16du:dateUtc="2026-04-29T14:05:00Z"/>
                <w:rFonts w:asciiTheme="minorHAnsi" w:hAnsiTheme="minorHAnsi" w:cstheme="minorHAnsi"/>
                <w:sz w:val="22"/>
                <w:szCs w:val="22"/>
                <w:rPrChange w:id="67" w:author="William Ng" w:date="2026-04-29T22:05:00Z" w16du:dateUtc="2026-04-29T14:05:00Z">
                  <w:rPr>
                    <w:ins w:id="68" w:author="William Ng" w:date="2026-04-29T22:05:00Z" w16du:dateUtc="2026-04-29T14:05:00Z"/>
                    <w:rFonts w:asciiTheme="minorHAnsi" w:hAnsiTheme="minorHAnsi" w:cstheme="minorHAnsi"/>
                  </w:rPr>
                </w:rPrChange>
              </w:rPr>
            </w:pPr>
            <w:ins w:id="69" w:author="William Ng" w:date="2026-04-29T22:05:00Z" w16du:dateUtc="2026-04-29T14:05:00Z">
              <w:r w:rsidRPr="00AF665E">
                <w:rPr>
                  <w:rFonts w:asciiTheme="minorHAnsi" w:hAnsiTheme="minorHAnsi" w:cstheme="minorHAnsi"/>
                  <w:sz w:val="22"/>
                  <w:szCs w:val="22"/>
                  <w:rPrChange w:id="70" w:author="William Ng" w:date="2026-04-29T22:05:00Z" w16du:dateUtc="2026-04-29T14:05:00Z">
                    <w:rPr>
                      <w:rFonts w:asciiTheme="minorHAnsi" w:hAnsiTheme="minorHAnsi" w:cstheme="minorHAnsi"/>
                    </w:rPr>
                  </w:rPrChange>
                </w:rPr>
                <w:t xml:space="preserve">Name: </w:t>
              </w:r>
              <w:r w:rsidRPr="00AF665E">
                <w:rPr>
                  <w:rFonts w:asciiTheme="minorHAnsi" w:hAnsiTheme="minorHAnsi" w:cstheme="minorHAnsi"/>
                  <w:sz w:val="22"/>
                  <w:szCs w:val="22"/>
                  <w:u w:val="single"/>
                  <w:rPrChange w:id="71"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72" w:author="William Ng" w:date="2026-04-29T22:05:00Z" w16du:dateUtc="2026-04-29T14:05:00Z">
                    <w:rPr>
                      <w:rFonts w:asciiTheme="minorHAnsi" w:hAnsiTheme="minorHAnsi" w:cstheme="minorHAnsi"/>
                      <w:u w:val="single"/>
                    </w:rPr>
                  </w:rPrChange>
                </w:rPr>
                <w:t>cobroke_agent_name</w:t>
              </w:r>
              <w:proofErr w:type="spellEnd"/>
              <w:r w:rsidRPr="00AF665E">
                <w:rPr>
                  <w:rFonts w:asciiTheme="minorHAnsi" w:hAnsiTheme="minorHAnsi" w:cstheme="minorHAnsi"/>
                  <w:sz w:val="22"/>
                  <w:szCs w:val="22"/>
                  <w:u w:val="single"/>
                  <w:rPrChange w:id="73" w:author="William Ng" w:date="2026-04-29T22:05:00Z" w16du:dateUtc="2026-04-29T14:05:00Z">
                    <w:rPr>
                      <w:rFonts w:asciiTheme="minorHAnsi" w:hAnsiTheme="minorHAnsi" w:cstheme="minorHAnsi"/>
                      <w:u w:val="single"/>
                    </w:rPr>
                  </w:rPrChange>
                </w:rPr>
                <w:t>}}</w:t>
              </w:r>
            </w:ins>
          </w:p>
        </w:tc>
        <w:tc>
          <w:tcPr>
            <w:tcW w:w="4874" w:type="dxa"/>
            <w:tcPrChange w:id="74" w:author="William Ng" w:date="2026-04-29T22:06:00Z" w16du:dateUtc="2026-04-29T14:06:00Z">
              <w:tcPr>
                <w:tcW w:w="4874" w:type="dxa"/>
                <w:gridSpan w:val="2"/>
              </w:tcPr>
            </w:tcPrChange>
          </w:tcPr>
          <w:p w14:paraId="551BE70F" w14:textId="77777777" w:rsidR="00AF665E" w:rsidRPr="00AF665E" w:rsidRDefault="00AF665E" w:rsidP="006F5A5C">
            <w:pPr>
              <w:spacing w:line="360" w:lineRule="auto"/>
              <w:rPr>
                <w:ins w:id="75" w:author="William Ng" w:date="2026-04-29T22:05:00Z" w16du:dateUtc="2026-04-29T14:05:00Z"/>
                <w:rFonts w:asciiTheme="minorHAnsi" w:hAnsiTheme="minorHAnsi" w:cstheme="minorHAnsi"/>
                <w:sz w:val="22"/>
                <w:szCs w:val="22"/>
                <w:rPrChange w:id="76" w:author="William Ng" w:date="2026-04-29T22:05:00Z" w16du:dateUtc="2026-04-29T14:05:00Z">
                  <w:rPr>
                    <w:ins w:id="77" w:author="William Ng" w:date="2026-04-29T22:05:00Z" w16du:dateUtc="2026-04-29T14:05:00Z"/>
                    <w:rFonts w:asciiTheme="minorHAnsi" w:hAnsiTheme="minorHAnsi" w:cstheme="minorHAnsi"/>
                  </w:rPr>
                </w:rPrChange>
              </w:rPr>
            </w:pPr>
            <w:ins w:id="78" w:author="William Ng" w:date="2026-04-29T22:05:00Z" w16du:dateUtc="2026-04-29T14:05:00Z">
              <w:r w:rsidRPr="00AF665E">
                <w:rPr>
                  <w:rFonts w:asciiTheme="minorHAnsi" w:hAnsiTheme="minorHAnsi" w:cstheme="minorHAnsi"/>
                  <w:sz w:val="22"/>
                  <w:szCs w:val="22"/>
                  <w:rPrChange w:id="79" w:author="William Ng" w:date="2026-04-29T22:05:00Z" w16du:dateUtc="2026-04-29T14:05:00Z">
                    <w:rPr>
                      <w:rFonts w:asciiTheme="minorHAnsi" w:hAnsiTheme="minorHAnsi" w:cstheme="minorHAnsi"/>
                    </w:rPr>
                  </w:rPrChange>
                </w:rPr>
                <w:t xml:space="preserve">Name: </w:t>
              </w:r>
              <w:r w:rsidRPr="00AF665E">
                <w:rPr>
                  <w:rFonts w:asciiTheme="minorHAnsi" w:hAnsiTheme="minorHAnsi" w:cstheme="minorHAnsi"/>
                  <w:sz w:val="22"/>
                  <w:szCs w:val="22"/>
                  <w:u w:val="single"/>
                  <w:rPrChange w:id="80"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81" w:author="William Ng" w:date="2026-04-29T22:05:00Z" w16du:dateUtc="2026-04-29T14:05:00Z">
                    <w:rPr>
                      <w:rFonts w:asciiTheme="minorHAnsi" w:hAnsiTheme="minorHAnsi" w:cstheme="minorHAnsi"/>
                      <w:u w:val="single"/>
                    </w:rPr>
                  </w:rPrChange>
                </w:rPr>
                <w:t>agent_name</w:t>
              </w:r>
              <w:proofErr w:type="spellEnd"/>
              <w:r w:rsidRPr="00AF665E">
                <w:rPr>
                  <w:rFonts w:asciiTheme="minorHAnsi" w:hAnsiTheme="minorHAnsi" w:cstheme="minorHAnsi"/>
                  <w:sz w:val="22"/>
                  <w:szCs w:val="22"/>
                  <w:u w:val="single"/>
                  <w:rPrChange w:id="82" w:author="William Ng" w:date="2026-04-29T22:05:00Z" w16du:dateUtc="2026-04-29T14:05:00Z">
                    <w:rPr>
                      <w:rFonts w:asciiTheme="minorHAnsi" w:hAnsiTheme="minorHAnsi" w:cstheme="minorHAnsi"/>
                      <w:u w:val="single"/>
                    </w:rPr>
                  </w:rPrChange>
                </w:rPr>
                <w:t>}}</w:t>
              </w:r>
            </w:ins>
          </w:p>
        </w:tc>
      </w:tr>
      <w:tr w:rsidR="00AF665E" w:rsidRPr="00AF665E" w14:paraId="34EE026A" w14:textId="77777777" w:rsidTr="00AF665E">
        <w:trPr>
          <w:ins w:id="83" w:author="William Ng" w:date="2026-04-29T22:05:00Z" w16du:dateUtc="2026-04-29T14:05:00Z"/>
          <w:trPrChange w:id="84" w:author="William Ng" w:date="2026-04-29T22:06:00Z" w16du:dateUtc="2026-04-29T14:06:00Z">
            <w:trPr>
              <w:gridBefore w:val="1"/>
            </w:trPr>
          </w:trPrChange>
        </w:trPr>
        <w:tc>
          <w:tcPr>
            <w:tcW w:w="4874" w:type="dxa"/>
            <w:tcPrChange w:id="85" w:author="William Ng" w:date="2026-04-29T22:06:00Z" w16du:dateUtc="2026-04-29T14:06:00Z">
              <w:tcPr>
                <w:tcW w:w="4874" w:type="dxa"/>
                <w:gridSpan w:val="2"/>
              </w:tcPr>
            </w:tcPrChange>
          </w:tcPr>
          <w:p w14:paraId="765AF2E9" w14:textId="77777777" w:rsidR="00AF665E" w:rsidRPr="00AF665E" w:rsidRDefault="00AF665E" w:rsidP="006F5A5C">
            <w:pPr>
              <w:spacing w:line="360" w:lineRule="auto"/>
              <w:rPr>
                <w:ins w:id="86" w:author="William Ng" w:date="2026-04-29T22:05:00Z" w16du:dateUtc="2026-04-29T14:05:00Z"/>
                <w:rFonts w:asciiTheme="minorHAnsi" w:hAnsiTheme="minorHAnsi" w:cstheme="minorHAnsi"/>
                <w:sz w:val="22"/>
                <w:szCs w:val="22"/>
                <w:rPrChange w:id="87" w:author="William Ng" w:date="2026-04-29T22:05:00Z" w16du:dateUtc="2026-04-29T14:05:00Z">
                  <w:rPr>
                    <w:ins w:id="88" w:author="William Ng" w:date="2026-04-29T22:05:00Z" w16du:dateUtc="2026-04-29T14:05:00Z"/>
                    <w:rFonts w:asciiTheme="minorHAnsi" w:hAnsiTheme="minorHAnsi" w:cstheme="minorHAnsi"/>
                  </w:rPr>
                </w:rPrChange>
              </w:rPr>
            </w:pPr>
            <w:ins w:id="89" w:author="William Ng" w:date="2026-04-29T22:05:00Z" w16du:dateUtc="2026-04-29T14:05:00Z">
              <w:r w:rsidRPr="00AF665E">
                <w:rPr>
                  <w:rFonts w:asciiTheme="minorHAnsi" w:hAnsiTheme="minorHAnsi" w:cstheme="minorHAnsi"/>
                  <w:sz w:val="22"/>
                  <w:szCs w:val="22"/>
                  <w:rPrChange w:id="90" w:author="William Ng" w:date="2026-04-29T22:05:00Z" w16du:dateUtc="2026-04-29T14:05:00Z">
                    <w:rPr>
                      <w:rFonts w:asciiTheme="minorHAnsi" w:hAnsiTheme="minorHAnsi" w:cstheme="minorHAnsi"/>
                    </w:rPr>
                  </w:rPrChange>
                </w:rPr>
                <w:t xml:space="preserve">CEA No. : </w:t>
              </w:r>
              <w:r w:rsidRPr="00AF665E">
                <w:rPr>
                  <w:rFonts w:asciiTheme="minorHAnsi" w:hAnsiTheme="minorHAnsi" w:cstheme="minorHAnsi"/>
                  <w:sz w:val="22"/>
                  <w:szCs w:val="22"/>
                  <w:u w:val="single"/>
                  <w:rPrChange w:id="91"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92" w:author="William Ng" w:date="2026-04-29T22:05:00Z" w16du:dateUtc="2026-04-29T14:05:00Z">
                    <w:rPr>
                      <w:rFonts w:asciiTheme="minorHAnsi" w:hAnsiTheme="minorHAnsi" w:cstheme="minorHAnsi"/>
                      <w:u w:val="single"/>
                    </w:rPr>
                  </w:rPrChange>
                </w:rPr>
                <w:t>cobroke_agent_cea</w:t>
              </w:r>
              <w:proofErr w:type="spellEnd"/>
              <w:r w:rsidRPr="00AF665E">
                <w:rPr>
                  <w:rFonts w:asciiTheme="minorHAnsi" w:hAnsiTheme="minorHAnsi" w:cstheme="minorHAnsi"/>
                  <w:sz w:val="22"/>
                  <w:szCs w:val="22"/>
                  <w:u w:val="single"/>
                  <w:rPrChange w:id="93" w:author="William Ng" w:date="2026-04-29T22:05:00Z" w16du:dateUtc="2026-04-29T14:05:00Z">
                    <w:rPr>
                      <w:rFonts w:asciiTheme="minorHAnsi" w:hAnsiTheme="minorHAnsi" w:cstheme="minorHAnsi"/>
                      <w:u w:val="single"/>
                    </w:rPr>
                  </w:rPrChange>
                </w:rPr>
                <w:t>}}</w:t>
              </w:r>
            </w:ins>
          </w:p>
        </w:tc>
        <w:tc>
          <w:tcPr>
            <w:tcW w:w="4874" w:type="dxa"/>
            <w:tcPrChange w:id="94" w:author="William Ng" w:date="2026-04-29T22:06:00Z" w16du:dateUtc="2026-04-29T14:06:00Z">
              <w:tcPr>
                <w:tcW w:w="4874" w:type="dxa"/>
                <w:gridSpan w:val="2"/>
              </w:tcPr>
            </w:tcPrChange>
          </w:tcPr>
          <w:p w14:paraId="1A25BDC6" w14:textId="32A82A76" w:rsidR="00AF665E" w:rsidRPr="00AF665E" w:rsidRDefault="00AF665E" w:rsidP="006F5A5C">
            <w:pPr>
              <w:spacing w:line="360" w:lineRule="auto"/>
              <w:rPr>
                <w:ins w:id="95" w:author="William Ng" w:date="2026-04-29T22:05:00Z" w16du:dateUtc="2026-04-29T14:05:00Z"/>
                <w:rFonts w:asciiTheme="minorHAnsi" w:hAnsiTheme="minorHAnsi" w:cstheme="minorHAnsi"/>
                <w:sz w:val="22"/>
                <w:szCs w:val="22"/>
                <w:rPrChange w:id="96" w:author="William Ng" w:date="2026-04-29T22:05:00Z" w16du:dateUtc="2026-04-29T14:05:00Z">
                  <w:rPr>
                    <w:ins w:id="97" w:author="William Ng" w:date="2026-04-29T22:05:00Z" w16du:dateUtc="2026-04-29T14:05:00Z"/>
                    <w:rFonts w:asciiTheme="minorHAnsi" w:hAnsiTheme="minorHAnsi" w:cstheme="minorHAnsi"/>
                  </w:rPr>
                </w:rPrChange>
              </w:rPr>
            </w:pPr>
            <w:ins w:id="98" w:author="William Ng" w:date="2026-04-29T22:05:00Z" w16du:dateUtc="2026-04-29T14:05:00Z">
              <w:r w:rsidRPr="00AF665E">
                <w:rPr>
                  <w:rFonts w:asciiTheme="minorHAnsi" w:hAnsiTheme="minorHAnsi" w:cstheme="minorHAnsi"/>
                  <w:sz w:val="22"/>
                  <w:szCs w:val="22"/>
                  <w:rPrChange w:id="99" w:author="William Ng" w:date="2026-04-29T22:05:00Z" w16du:dateUtc="2026-04-29T14:05:00Z">
                    <w:rPr>
                      <w:rFonts w:asciiTheme="minorHAnsi" w:hAnsiTheme="minorHAnsi" w:cstheme="minorHAnsi"/>
                    </w:rPr>
                  </w:rPrChange>
                </w:rPr>
                <w:t xml:space="preserve">CEA No. : </w:t>
              </w:r>
              <w:r w:rsidRPr="00AF665E">
                <w:rPr>
                  <w:rFonts w:asciiTheme="minorHAnsi" w:hAnsiTheme="minorHAnsi" w:cstheme="minorHAnsi"/>
                  <w:sz w:val="22"/>
                  <w:szCs w:val="22"/>
                  <w:u w:val="single"/>
                  <w:rPrChange w:id="100"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101" w:author="William Ng" w:date="2026-04-29T22:05:00Z" w16du:dateUtc="2026-04-29T14:05:00Z">
                    <w:rPr>
                      <w:rFonts w:asciiTheme="minorHAnsi" w:hAnsiTheme="minorHAnsi" w:cstheme="minorHAnsi"/>
                      <w:u w:val="single"/>
                    </w:rPr>
                  </w:rPrChange>
                </w:rPr>
                <w:t>agent_cea_reg</w:t>
              </w:r>
              <w:proofErr w:type="spellEnd"/>
              <w:r w:rsidRPr="00AF665E">
                <w:rPr>
                  <w:rFonts w:asciiTheme="minorHAnsi" w:hAnsiTheme="minorHAnsi" w:cstheme="minorHAnsi"/>
                  <w:sz w:val="22"/>
                  <w:szCs w:val="22"/>
                  <w:u w:val="single"/>
                  <w:rPrChange w:id="102" w:author="William Ng" w:date="2026-04-29T22:05:00Z" w16du:dateUtc="2026-04-29T14:05:00Z">
                    <w:rPr>
                      <w:rFonts w:asciiTheme="minorHAnsi" w:hAnsiTheme="minorHAnsi" w:cstheme="minorHAnsi"/>
                      <w:u w:val="single"/>
                    </w:rPr>
                  </w:rPrChange>
                </w:rPr>
                <w:t>}}</w:t>
              </w:r>
            </w:ins>
          </w:p>
        </w:tc>
      </w:tr>
      <w:tr w:rsidR="00AF665E" w:rsidRPr="00AF665E" w14:paraId="1B43956A" w14:textId="77777777" w:rsidTr="00AF665E">
        <w:trPr>
          <w:ins w:id="103" w:author="William Ng" w:date="2026-04-29T22:05:00Z" w16du:dateUtc="2026-04-29T14:05:00Z"/>
          <w:trPrChange w:id="104" w:author="William Ng" w:date="2026-04-29T22:06:00Z" w16du:dateUtc="2026-04-29T14:06:00Z">
            <w:trPr>
              <w:gridBefore w:val="1"/>
            </w:trPr>
          </w:trPrChange>
        </w:trPr>
        <w:tc>
          <w:tcPr>
            <w:tcW w:w="4874" w:type="dxa"/>
            <w:tcPrChange w:id="105" w:author="William Ng" w:date="2026-04-29T22:06:00Z" w16du:dateUtc="2026-04-29T14:06:00Z">
              <w:tcPr>
                <w:tcW w:w="4874" w:type="dxa"/>
                <w:gridSpan w:val="2"/>
              </w:tcPr>
            </w:tcPrChange>
          </w:tcPr>
          <w:p w14:paraId="29DF59CD" w14:textId="77777777" w:rsidR="00AF665E" w:rsidRPr="00AF665E" w:rsidRDefault="00AF665E" w:rsidP="006F5A5C">
            <w:pPr>
              <w:spacing w:line="360" w:lineRule="auto"/>
              <w:rPr>
                <w:ins w:id="106" w:author="William Ng" w:date="2026-04-29T22:05:00Z" w16du:dateUtc="2026-04-29T14:05:00Z"/>
                <w:rFonts w:asciiTheme="minorHAnsi" w:hAnsiTheme="minorHAnsi" w:cstheme="minorHAnsi"/>
                <w:sz w:val="22"/>
                <w:szCs w:val="22"/>
                <w:rPrChange w:id="107" w:author="William Ng" w:date="2026-04-29T22:05:00Z" w16du:dateUtc="2026-04-29T14:05:00Z">
                  <w:rPr>
                    <w:ins w:id="108" w:author="William Ng" w:date="2026-04-29T22:05:00Z" w16du:dateUtc="2026-04-29T14:05:00Z"/>
                    <w:rFonts w:asciiTheme="minorHAnsi" w:hAnsiTheme="minorHAnsi" w:cstheme="minorHAnsi"/>
                  </w:rPr>
                </w:rPrChange>
              </w:rPr>
            </w:pPr>
            <w:ins w:id="109" w:author="William Ng" w:date="2026-04-29T22:05:00Z" w16du:dateUtc="2026-04-29T14:05:00Z">
              <w:r w:rsidRPr="00AF665E">
                <w:rPr>
                  <w:rFonts w:asciiTheme="minorHAnsi" w:hAnsiTheme="minorHAnsi" w:cstheme="minorHAnsi"/>
                  <w:sz w:val="22"/>
                  <w:szCs w:val="22"/>
                  <w:rPrChange w:id="110" w:author="William Ng" w:date="2026-04-29T22:05:00Z" w16du:dateUtc="2026-04-29T14:05:00Z">
                    <w:rPr>
                      <w:rFonts w:asciiTheme="minorHAnsi" w:hAnsiTheme="minorHAnsi" w:cstheme="minorHAnsi"/>
                    </w:rPr>
                  </w:rPrChange>
                </w:rPr>
                <w:t xml:space="preserve">Mobile: </w:t>
              </w:r>
              <w:r w:rsidRPr="00AF665E">
                <w:rPr>
                  <w:rFonts w:asciiTheme="minorHAnsi" w:hAnsiTheme="minorHAnsi" w:cstheme="minorHAnsi"/>
                  <w:sz w:val="22"/>
                  <w:szCs w:val="22"/>
                  <w:u w:val="single"/>
                  <w:rPrChange w:id="111"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112" w:author="William Ng" w:date="2026-04-29T22:05:00Z" w16du:dateUtc="2026-04-29T14:05:00Z">
                    <w:rPr>
                      <w:rFonts w:asciiTheme="minorHAnsi" w:hAnsiTheme="minorHAnsi" w:cstheme="minorHAnsi"/>
                      <w:u w:val="single"/>
                    </w:rPr>
                  </w:rPrChange>
                </w:rPr>
                <w:t>cobroke_agent_mobile</w:t>
              </w:r>
              <w:proofErr w:type="spellEnd"/>
              <w:r w:rsidRPr="00AF665E">
                <w:rPr>
                  <w:rFonts w:asciiTheme="minorHAnsi" w:hAnsiTheme="minorHAnsi" w:cstheme="minorHAnsi"/>
                  <w:sz w:val="22"/>
                  <w:szCs w:val="22"/>
                  <w:u w:val="single"/>
                  <w:rPrChange w:id="113" w:author="William Ng" w:date="2026-04-29T22:05:00Z" w16du:dateUtc="2026-04-29T14:05:00Z">
                    <w:rPr>
                      <w:rFonts w:asciiTheme="minorHAnsi" w:hAnsiTheme="minorHAnsi" w:cstheme="minorHAnsi"/>
                      <w:u w:val="single"/>
                    </w:rPr>
                  </w:rPrChange>
                </w:rPr>
                <w:t>}}</w:t>
              </w:r>
            </w:ins>
          </w:p>
        </w:tc>
        <w:tc>
          <w:tcPr>
            <w:tcW w:w="4874" w:type="dxa"/>
            <w:tcPrChange w:id="114" w:author="William Ng" w:date="2026-04-29T22:06:00Z" w16du:dateUtc="2026-04-29T14:06:00Z">
              <w:tcPr>
                <w:tcW w:w="4874" w:type="dxa"/>
                <w:gridSpan w:val="2"/>
              </w:tcPr>
            </w:tcPrChange>
          </w:tcPr>
          <w:p w14:paraId="7884D746" w14:textId="77777777" w:rsidR="00AF665E" w:rsidRPr="00AF665E" w:rsidRDefault="00AF665E" w:rsidP="006F5A5C">
            <w:pPr>
              <w:spacing w:line="360" w:lineRule="auto"/>
              <w:rPr>
                <w:ins w:id="115" w:author="William Ng" w:date="2026-04-29T22:05:00Z" w16du:dateUtc="2026-04-29T14:05:00Z"/>
                <w:rFonts w:asciiTheme="minorHAnsi" w:hAnsiTheme="minorHAnsi" w:cstheme="minorHAnsi"/>
                <w:sz w:val="22"/>
                <w:szCs w:val="22"/>
                <w:rPrChange w:id="116" w:author="William Ng" w:date="2026-04-29T22:05:00Z" w16du:dateUtc="2026-04-29T14:05:00Z">
                  <w:rPr>
                    <w:ins w:id="117" w:author="William Ng" w:date="2026-04-29T22:05:00Z" w16du:dateUtc="2026-04-29T14:05:00Z"/>
                    <w:rFonts w:asciiTheme="minorHAnsi" w:hAnsiTheme="minorHAnsi" w:cstheme="minorHAnsi"/>
                  </w:rPr>
                </w:rPrChange>
              </w:rPr>
            </w:pPr>
            <w:ins w:id="118" w:author="William Ng" w:date="2026-04-29T22:05:00Z" w16du:dateUtc="2026-04-29T14:05:00Z">
              <w:r w:rsidRPr="00AF665E">
                <w:rPr>
                  <w:rFonts w:asciiTheme="minorHAnsi" w:hAnsiTheme="minorHAnsi" w:cstheme="minorHAnsi"/>
                  <w:sz w:val="22"/>
                  <w:szCs w:val="22"/>
                  <w:rPrChange w:id="119" w:author="William Ng" w:date="2026-04-29T22:05:00Z" w16du:dateUtc="2026-04-29T14:05:00Z">
                    <w:rPr>
                      <w:rFonts w:asciiTheme="minorHAnsi" w:hAnsiTheme="minorHAnsi" w:cstheme="minorHAnsi"/>
                    </w:rPr>
                  </w:rPrChange>
                </w:rPr>
                <w:t xml:space="preserve">Mobile: </w:t>
              </w:r>
              <w:r w:rsidRPr="00AF665E">
                <w:rPr>
                  <w:rFonts w:asciiTheme="minorHAnsi" w:hAnsiTheme="minorHAnsi" w:cstheme="minorHAnsi"/>
                  <w:sz w:val="22"/>
                  <w:szCs w:val="22"/>
                  <w:u w:val="single"/>
                  <w:rPrChange w:id="120" w:author="William Ng" w:date="2026-04-29T22:05:00Z" w16du:dateUtc="2026-04-29T14:05:00Z">
                    <w:rPr>
                      <w:rFonts w:asciiTheme="minorHAnsi" w:hAnsiTheme="minorHAnsi" w:cstheme="minorHAnsi"/>
                      <w:u w:val="single"/>
                    </w:rPr>
                  </w:rPrChange>
                </w:rPr>
                <w:t>{{</w:t>
              </w:r>
              <w:proofErr w:type="spellStart"/>
              <w:r w:rsidRPr="00AF665E">
                <w:rPr>
                  <w:rFonts w:asciiTheme="minorHAnsi" w:hAnsiTheme="minorHAnsi" w:cstheme="minorHAnsi"/>
                  <w:sz w:val="22"/>
                  <w:szCs w:val="22"/>
                  <w:u w:val="single"/>
                  <w:rPrChange w:id="121" w:author="William Ng" w:date="2026-04-29T22:05:00Z" w16du:dateUtc="2026-04-29T14:05:00Z">
                    <w:rPr>
                      <w:rFonts w:asciiTheme="minorHAnsi" w:hAnsiTheme="minorHAnsi" w:cstheme="minorHAnsi"/>
                      <w:u w:val="single"/>
                    </w:rPr>
                  </w:rPrChange>
                </w:rPr>
                <w:t>agent_contact</w:t>
              </w:r>
              <w:proofErr w:type="spellEnd"/>
              <w:r w:rsidRPr="00AF665E">
                <w:rPr>
                  <w:rFonts w:asciiTheme="minorHAnsi" w:hAnsiTheme="minorHAnsi" w:cstheme="minorHAnsi"/>
                  <w:sz w:val="22"/>
                  <w:szCs w:val="22"/>
                  <w:u w:val="single"/>
                  <w:rPrChange w:id="122" w:author="William Ng" w:date="2026-04-29T22:05:00Z" w16du:dateUtc="2026-04-29T14:05:00Z">
                    <w:rPr>
                      <w:rFonts w:asciiTheme="minorHAnsi" w:hAnsiTheme="minorHAnsi" w:cstheme="minorHAnsi"/>
                      <w:u w:val="single"/>
                    </w:rPr>
                  </w:rPrChange>
                </w:rPr>
                <w:t>}}</w:t>
              </w:r>
            </w:ins>
          </w:p>
        </w:tc>
      </w:tr>
    </w:tbl>
    <w:p w14:paraId="2C64F91B" w14:textId="4F05951C" w:rsidR="00C931D6" w:rsidRPr="0041131E" w:rsidDel="00AF665E" w:rsidRDefault="00C931D6" w:rsidP="00C931D6">
      <w:pPr>
        <w:ind w:left="567"/>
        <w:rPr>
          <w:del w:id="123" w:author="William Ng" w:date="2026-04-29T22:05:00Z" w16du:dateUtc="2026-04-29T14:05:00Z"/>
          <w:rFonts w:asciiTheme="minorHAnsi" w:hAnsiTheme="minorHAnsi" w:cstheme="minorHAnsi"/>
          <w:u w:val="single"/>
        </w:rPr>
      </w:pPr>
      <w:del w:id="124" w:author="William Ng" w:date="2026-04-29T22:05:00Z" w16du:dateUtc="2026-04-29T14:05:00Z">
        <w:r w:rsidRPr="0041131E" w:rsidDel="00AF665E">
          <w:rPr>
            <w:rFonts w:asciiTheme="minorHAnsi" w:hAnsiTheme="minorHAnsi" w:cstheme="minorHAnsi"/>
            <w:u w:val="single"/>
          </w:rPr>
          <w:tab/>
          <w:delText>__________</w:delText>
        </w:r>
        <w:r w:rsidRPr="0041131E" w:rsidDel="00AF665E">
          <w:rPr>
            <w:rFonts w:asciiTheme="minorHAnsi" w:hAnsiTheme="minorHAnsi" w:cstheme="minorHAnsi"/>
            <w:u w:val="single"/>
          </w:rPr>
          <w:tab/>
          <w:delText>____________________</w:delText>
        </w:r>
        <w:r w:rsidR="00FB4350" w:rsidDel="00AF665E">
          <w:rPr>
            <w:rFonts w:asciiTheme="minorHAnsi" w:hAnsiTheme="minorHAnsi" w:cstheme="minorHAnsi"/>
            <w:u w:val="single"/>
          </w:rPr>
          <w:delText>____</w:delText>
        </w:r>
        <w:r w:rsidRPr="0041131E" w:rsidDel="00AF665E">
          <w:rPr>
            <w:rFonts w:asciiTheme="minorHAnsi" w:hAnsiTheme="minorHAnsi" w:cstheme="minorHAnsi"/>
          </w:rPr>
          <w:tab/>
        </w:r>
        <w:r w:rsidDel="00AF665E">
          <w:rPr>
            <w:rFonts w:asciiTheme="minorHAnsi" w:hAnsiTheme="minorHAnsi" w:cstheme="minorHAnsi"/>
          </w:rPr>
          <w:tab/>
        </w:r>
        <w:r w:rsidRPr="0041131E" w:rsidDel="00AF665E">
          <w:rPr>
            <w:rFonts w:asciiTheme="minorHAnsi" w:hAnsiTheme="minorHAnsi" w:cstheme="minorHAnsi"/>
            <w:u w:val="single"/>
          </w:rPr>
          <w:tab/>
          <w:delText>__________</w:delText>
        </w:r>
        <w:r w:rsidRPr="0041131E" w:rsidDel="00AF665E">
          <w:rPr>
            <w:rFonts w:asciiTheme="minorHAnsi" w:hAnsiTheme="minorHAnsi" w:cstheme="minorHAnsi"/>
            <w:u w:val="single"/>
          </w:rPr>
          <w:tab/>
          <w:delText>____________________</w:delText>
        </w:r>
      </w:del>
    </w:p>
    <w:p w14:paraId="38B556C1" w14:textId="19BD40EB" w:rsidR="00C931D6" w:rsidDel="00AF665E" w:rsidRDefault="00C931D6" w:rsidP="00C931D6">
      <w:pPr>
        <w:ind w:firstLine="567"/>
        <w:jc w:val="both"/>
        <w:rPr>
          <w:del w:id="125" w:author="William Ng" w:date="2026-04-29T22:05:00Z" w16du:dateUtc="2026-04-29T14:05:00Z"/>
          <w:rFonts w:asciiTheme="minorHAnsi" w:hAnsiTheme="minorHAnsi" w:cstheme="minorHAnsi"/>
        </w:rPr>
      </w:pPr>
      <w:del w:id="126" w:author="William Ng" w:date="2026-04-29T22:05:00Z" w16du:dateUtc="2026-04-29T14:05:00Z">
        <w:r w:rsidRPr="0041131E" w:rsidDel="00AF665E">
          <w:rPr>
            <w:rFonts w:asciiTheme="minorHAnsi" w:hAnsiTheme="minorHAnsi" w:cstheme="minorHAnsi"/>
          </w:rPr>
          <w:delText>Sign</w:delText>
        </w:r>
        <w:r w:rsidDel="00AF665E">
          <w:rPr>
            <w:rFonts w:asciiTheme="minorHAnsi" w:hAnsiTheme="minorHAnsi" w:cstheme="minorHAnsi"/>
          </w:rPr>
          <w:delText>ed</w:delText>
        </w:r>
        <w:r w:rsidRPr="0041131E" w:rsidDel="00AF665E">
          <w:rPr>
            <w:rFonts w:asciiTheme="minorHAnsi" w:hAnsiTheme="minorHAnsi" w:cstheme="minorHAnsi"/>
          </w:rPr>
          <w:delText xml:space="preserve"> for and on behalf</w:delText>
        </w:r>
        <w:r w:rsidDel="00AF665E">
          <w:rPr>
            <w:rFonts w:asciiTheme="minorHAnsi" w:hAnsiTheme="minorHAnsi" w:cstheme="minorHAnsi"/>
          </w:rPr>
          <w:delText xml:space="preserve"> of</w:delText>
        </w:r>
        <w:r w:rsidRPr="0041131E" w:rsidDel="00AF665E">
          <w:rPr>
            <w:rFonts w:asciiTheme="minorHAnsi" w:hAnsiTheme="minorHAnsi" w:cstheme="minorHAnsi"/>
          </w:rPr>
          <w:tab/>
        </w:r>
        <w:r w:rsidRPr="0041131E" w:rsidDel="00AF665E">
          <w:rPr>
            <w:rFonts w:asciiTheme="minorHAnsi" w:hAnsiTheme="minorHAnsi" w:cstheme="minorHAnsi"/>
          </w:rPr>
          <w:tab/>
        </w:r>
        <w:r w:rsidDel="00AF665E">
          <w:rPr>
            <w:rFonts w:asciiTheme="minorHAnsi" w:hAnsiTheme="minorHAnsi" w:cstheme="minorHAnsi"/>
          </w:rPr>
          <w:tab/>
        </w:r>
        <w:r w:rsidDel="00AF665E">
          <w:rPr>
            <w:rFonts w:asciiTheme="minorHAnsi" w:hAnsiTheme="minorHAnsi" w:cstheme="minorHAnsi"/>
          </w:rPr>
          <w:tab/>
        </w:r>
        <w:r w:rsidRPr="0041131E" w:rsidDel="00AF665E">
          <w:rPr>
            <w:rFonts w:asciiTheme="minorHAnsi" w:hAnsiTheme="minorHAnsi" w:cstheme="minorHAnsi"/>
          </w:rPr>
          <w:delText>Sign</w:delText>
        </w:r>
        <w:r w:rsidDel="00AF665E">
          <w:rPr>
            <w:rFonts w:asciiTheme="minorHAnsi" w:hAnsiTheme="minorHAnsi" w:cstheme="minorHAnsi"/>
          </w:rPr>
          <w:delText xml:space="preserve">ed </w:delText>
        </w:r>
        <w:r w:rsidRPr="0041131E" w:rsidDel="00AF665E">
          <w:rPr>
            <w:rFonts w:asciiTheme="minorHAnsi" w:hAnsiTheme="minorHAnsi" w:cstheme="minorHAnsi"/>
          </w:rPr>
          <w:delText>for and on behalf</w:delText>
        </w:r>
        <w:r w:rsidDel="00AF665E">
          <w:rPr>
            <w:rFonts w:asciiTheme="minorHAnsi" w:hAnsiTheme="minorHAnsi" w:cstheme="minorHAnsi"/>
          </w:rPr>
          <w:delText xml:space="preserve"> of</w:delText>
        </w:r>
      </w:del>
    </w:p>
    <w:p w14:paraId="1FCDEAB4" w14:textId="4878BDDD" w:rsidR="00C931D6" w:rsidRPr="0041131E" w:rsidDel="00AF665E" w:rsidRDefault="00C931D6" w:rsidP="00C931D6">
      <w:pPr>
        <w:ind w:firstLine="567"/>
        <w:jc w:val="both"/>
        <w:rPr>
          <w:del w:id="127" w:author="William Ng" w:date="2026-04-29T22:05:00Z" w16du:dateUtc="2026-04-29T14:05:00Z"/>
          <w:rFonts w:asciiTheme="minorHAnsi" w:hAnsiTheme="minorHAnsi" w:cstheme="minorHAnsi"/>
        </w:rPr>
      </w:pPr>
      <w:del w:id="128" w:author="William Ng" w:date="2026-04-29T22:05:00Z" w16du:dateUtc="2026-04-29T14:05:00Z">
        <w:r w:rsidRPr="0041131E" w:rsidDel="00AF665E">
          <w:rPr>
            <w:rFonts w:asciiTheme="minorHAnsi" w:hAnsiTheme="minorHAnsi" w:cstheme="minorHAnsi"/>
          </w:rPr>
          <w:delText>Estate Agent representing Seller(s)</w:delText>
        </w:r>
        <w:r w:rsidRPr="0041131E" w:rsidDel="00AF665E">
          <w:rPr>
            <w:rFonts w:asciiTheme="minorHAnsi" w:hAnsiTheme="minorHAnsi" w:cstheme="minorHAnsi"/>
          </w:rPr>
          <w:tab/>
        </w:r>
        <w:r w:rsidRPr="0041131E" w:rsidDel="00AF665E">
          <w:rPr>
            <w:rFonts w:asciiTheme="minorHAnsi" w:hAnsiTheme="minorHAnsi" w:cstheme="minorHAnsi"/>
          </w:rPr>
          <w:tab/>
        </w:r>
        <w:r w:rsidRPr="0041131E" w:rsidDel="00AF665E">
          <w:rPr>
            <w:rFonts w:asciiTheme="minorHAnsi" w:hAnsiTheme="minorHAnsi" w:cstheme="minorHAnsi"/>
          </w:rPr>
          <w:tab/>
          <w:delText>Estate Agent representing Buyer(s)</w:delText>
        </w:r>
      </w:del>
    </w:p>
    <w:p w14:paraId="39B1C4E5" w14:textId="5B189BBA" w:rsidR="00C931D6" w:rsidRPr="0041131E" w:rsidDel="00AF665E" w:rsidRDefault="00C931D6" w:rsidP="00C931D6">
      <w:pPr>
        <w:ind w:left="567"/>
        <w:jc w:val="both"/>
        <w:rPr>
          <w:del w:id="129" w:author="William Ng" w:date="2026-04-29T22:05:00Z" w16du:dateUtc="2026-04-29T14:05:00Z"/>
          <w:rFonts w:asciiTheme="minorHAnsi" w:hAnsiTheme="minorHAnsi" w:cstheme="minorHAnsi"/>
        </w:rPr>
      </w:pPr>
    </w:p>
    <w:p w14:paraId="73DB664C" w14:textId="3F072741" w:rsidR="00C931D6" w:rsidRPr="0041131E" w:rsidDel="00AF665E" w:rsidRDefault="00C931D6" w:rsidP="00C931D6">
      <w:pPr>
        <w:spacing w:line="276" w:lineRule="auto"/>
        <w:ind w:left="567"/>
        <w:jc w:val="both"/>
        <w:rPr>
          <w:del w:id="130" w:author="William Ng" w:date="2026-04-29T22:05:00Z" w16du:dateUtc="2026-04-29T14:05:00Z"/>
          <w:rFonts w:asciiTheme="minorHAnsi" w:hAnsiTheme="minorHAnsi" w:cstheme="minorHAnsi"/>
        </w:rPr>
      </w:pPr>
      <w:del w:id="131" w:author="William Ng" w:date="2026-04-29T22:05:00Z" w16du:dateUtc="2026-04-29T14:05:00Z">
        <w:r w:rsidRPr="0041131E" w:rsidDel="00AF665E">
          <w:rPr>
            <w:rFonts w:asciiTheme="minorHAnsi" w:hAnsiTheme="minorHAnsi" w:cstheme="minorHAnsi"/>
          </w:rPr>
          <w:delText xml:space="preserve">Name: _________________________________   </w:delText>
        </w:r>
        <w:r w:rsidRPr="0041131E" w:rsidDel="00AF665E">
          <w:rPr>
            <w:rFonts w:asciiTheme="minorHAnsi" w:hAnsiTheme="minorHAnsi" w:cstheme="minorHAnsi"/>
          </w:rPr>
          <w:tab/>
        </w:r>
        <w:r w:rsidDel="00AF665E">
          <w:rPr>
            <w:rFonts w:asciiTheme="minorHAnsi" w:hAnsiTheme="minorHAnsi" w:cstheme="minorHAnsi"/>
          </w:rPr>
          <w:tab/>
        </w:r>
        <w:r w:rsidRPr="0041131E" w:rsidDel="00AF665E">
          <w:rPr>
            <w:rFonts w:asciiTheme="minorHAnsi" w:hAnsiTheme="minorHAnsi" w:cstheme="minorHAnsi"/>
          </w:rPr>
          <w:delText xml:space="preserve">Name: _________________________________   </w:delText>
        </w:r>
      </w:del>
    </w:p>
    <w:p w14:paraId="42F05B09" w14:textId="2BEEB940" w:rsidR="00C931D6" w:rsidRPr="0041131E" w:rsidDel="00AF665E" w:rsidRDefault="00C931D6" w:rsidP="00C931D6">
      <w:pPr>
        <w:spacing w:line="276" w:lineRule="auto"/>
        <w:ind w:left="567"/>
        <w:jc w:val="both"/>
        <w:rPr>
          <w:del w:id="132" w:author="William Ng" w:date="2026-04-29T22:05:00Z" w16du:dateUtc="2026-04-29T14:05:00Z"/>
          <w:rFonts w:asciiTheme="minorHAnsi" w:hAnsiTheme="minorHAnsi" w:cstheme="minorHAnsi"/>
        </w:rPr>
      </w:pPr>
      <w:del w:id="133" w:author="William Ng" w:date="2026-04-29T22:05:00Z" w16du:dateUtc="2026-04-29T14:05:00Z">
        <w:r w:rsidRPr="0041131E" w:rsidDel="00AF665E">
          <w:rPr>
            <w:rFonts w:asciiTheme="minorHAnsi" w:hAnsiTheme="minorHAnsi" w:cstheme="minorHAnsi"/>
          </w:rPr>
          <w:delText xml:space="preserve">CEA No.: ________________ </w:delText>
        </w:r>
        <w:r w:rsidRPr="0041131E" w:rsidDel="00AF665E">
          <w:rPr>
            <w:rFonts w:asciiTheme="minorHAnsi" w:hAnsiTheme="minorHAnsi" w:cstheme="minorHAnsi"/>
          </w:rPr>
          <w:tab/>
        </w:r>
        <w:r w:rsidRPr="0041131E" w:rsidDel="00AF665E">
          <w:rPr>
            <w:rFonts w:asciiTheme="minorHAnsi" w:hAnsiTheme="minorHAnsi" w:cstheme="minorHAnsi"/>
          </w:rPr>
          <w:tab/>
        </w:r>
        <w:r w:rsidRPr="0041131E" w:rsidDel="00AF665E">
          <w:rPr>
            <w:rFonts w:asciiTheme="minorHAnsi" w:hAnsiTheme="minorHAnsi" w:cstheme="minorHAnsi"/>
          </w:rPr>
          <w:tab/>
        </w:r>
        <w:r w:rsidRPr="0041131E" w:rsidDel="00AF665E">
          <w:rPr>
            <w:rFonts w:asciiTheme="minorHAnsi" w:hAnsiTheme="minorHAnsi" w:cstheme="minorHAnsi"/>
          </w:rPr>
          <w:tab/>
          <w:delText>CEA No.: ________________</w:delText>
        </w:r>
      </w:del>
    </w:p>
    <w:p w14:paraId="19E131A1" w14:textId="0A7A781C" w:rsidR="00C931D6" w:rsidDel="00AF665E" w:rsidRDefault="00C931D6" w:rsidP="00C931D6">
      <w:pPr>
        <w:spacing w:line="276" w:lineRule="auto"/>
        <w:ind w:left="567"/>
        <w:jc w:val="both"/>
        <w:rPr>
          <w:del w:id="134" w:author="William Ng" w:date="2026-04-29T22:05:00Z" w16du:dateUtc="2026-04-29T14:05:00Z"/>
          <w:rFonts w:asciiTheme="minorHAnsi" w:hAnsiTheme="minorHAnsi" w:cstheme="minorHAnsi"/>
        </w:rPr>
      </w:pPr>
      <w:del w:id="135" w:author="William Ng" w:date="2026-04-29T22:05:00Z" w16du:dateUtc="2026-04-29T14:05:00Z">
        <w:r w:rsidRPr="0041131E" w:rsidDel="00AF665E">
          <w:rPr>
            <w:rFonts w:asciiTheme="minorHAnsi" w:hAnsiTheme="minorHAnsi" w:cstheme="minorHAnsi"/>
          </w:rPr>
          <w:delText>Mobile: _________________</w:delText>
        </w:r>
        <w:r w:rsidRPr="0041131E" w:rsidDel="00AF665E">
          <w:rPr>
            <w:rFonts w:asciiTheme="minorHAnsi" w:hAnsiTheme="minorHAnsi" w:cstheme="minorHAnsi"/>
          </w:rPr>
          <w:tab/>
        </w:r>
        <w:r w:rsidRPr="0041131E" w:rsidDel="00AF665E">
          <w:rPr>
            <w:rFonts w:asciiTheme="minorHAnsi" w:hAnsiTheme="minorHAnsi" w:cstheme="minorHAnsi"/>
          </w:rPr>
          <w:tab/>
        </w:r>
        <w:r w:rsidRPr="0041131E" w:rsidDel="00AF665E">
          <w:rPr>
            <w:rFonts w:asciiTheme="minorHAnsi" w:hAnsiTheme="minorHAnsi" w:cstheme="minorHAnsi"/>
          </w:rPr>
          <w:tab/>
        </w:r>
        <w:r w:rsidRPr="0041131E" w:rsidDel="00AF665E">
          <w:rPr>
            <w:rFonts w:asciiTheme="minorHAnsi" w:hAnsiTheme="minorHAnsi" w:cstheme="minorHAnsi"/>
          </w:rPr>
          <w:tab/>
          <w:delText>Mobile: _________________</w:delText>
        </w:r>
      </w:del>
    </w:p>
    <w:p w14:paraId="6F399A4B" w14:textId="5AB24D73" w:rsidR="00C931D6" w:rsidRPr="00F03560" w:rsidDel="00AF665E" w:rsidRDefault="00C931D6" w:rsidP="00C931D6">
      <w:pPr>
        <w:spacing w:line="276" w:lineRule="auto"/>
        <w:ind w:left="567"/>
        <w:jc w:val="both"/>
        <w:rPr>
          <w:del w:id="136" w:author="William Ng" w:date="2026-04-29T22:05:00Z" w16du:dateUtc="2026-04-29T14:05:00Z"/>
          <w:rFonts w:asciiTheme="minorHAnsi" w:hAnsiTheme="minorHAnsi" w:cstheme="minorHAnsi"/>
          <w:b/>
        </w:rPr>
      </w:pPr>
      <w:del w:id="137" w:author="William Ng" w:date="2026-04-29T22:05:00Z" w16du:dateUtc="2026-04-29T14:05:00Z">
        <w:r w:rsidRPr="00F03560" w:rsidDel="00AF665E">
          <w:rPr>
            <w:rFonts w:asciiTheme="minorHAnsi" w:hAnsiTheme="minorHAnsi" w:cstheme="minorHAnsi"/>
          </w:rPr>
          <w:delText>Date</w:delText>
        </w:r>
        <w:r w:rsidDel="00AF665E">
          <w:rPr>
            <w:rFonts w:asciiTheme="minorHAnsi" w:hAnsiTheme="minorHAnsi" w:cstheme="minorHAnsi"/>
          </w:rPr>
          <w:delText>:</w:delText>
        </w:r>
        <w:r w:rsidRPr="00F03560" w:rsidDel="00AF665E">
          <w:rPr>
            <w:rFonts w:asciiTheme="minorHAnsi" w:hAnsiTheme="minorHAnsi" w:cstheme="minorHAnsi"/>
          </w:rPr>
          <w:delText xml:space="preserve"> ___________________</w:delText>
        </w:r>
        <w:r w:rsidRPr="00F03560" w:rsidDel="00AF665E">
          <w:rPr>
            <w:rFonts w:asciiTheme="minorHAnsi" w:hAnsiTheme="minorHAnsi" w:cstheme="minorHAnsi"/>
          </w:rPr>
          <w:tab/>
        </w:r>
        <w:r w:rsidRPr="00F03560" w:rsidDel="00AF665E">
          <w:rPr>
            <w:rFonts w:asciiTheme="minorHAnsi" w:hAnsiTheme="minorHAnsi" w:cstheme="minorHAnsi"/>
          </w:rPr>
          <w:tab/>
        </w:r>
        <w:r w:rsidRPr="00F03560" w:rsidDel="00AF665E">
          <w:rPr>
            <w:rFonts w:asciiTheme="minorHAnsi" w:hAnsiTheme="minorHAnsi" w:cstheme="minorHAnsi"/>
          </w:rPr>
          <w:tab/>
        </w:r>
        <w:r w:rsidRPr="00F03560" w:rsidDel="00AF665E">
          <w:rPr>
            <w:rFonts w:asciiTheme="minorHAnsi" w:hAnsiTheme="minorHAnsi" w:cstheme="minorHAnsi"/>
          </w:rPr>
          <w:tab/>
          <w:delText>Date: ___________________</w:delText>
        </w:r>
      </w:del>
    </w:p>
    <w:p w14:paraId="0FE120EA" w14:textId="77777777" w:rsidR="00C931D6" w:rsidRPr="00FF3283" w:rsidRDefault="00C931D6" w:rsidP="00C931D6">
      <w:pPr>
        <w:rPr>
          <w:rFonts w:asciiTheme="minorHAnsi" w:hAnsiTheme="minorHAnsi" w:cstheme="minorHAnsi"/>
        </w:rPr>
      </w:pPr>
    </w:p>
    <w:p w14:paraId="0E8DEAF0" w14:textId="77777777" w:rsidR="0021715C" w:rsidRDefault="0021715C"/>
    <w:sectPr w:rsidR="0021715C" w:rsidSect="00C931D6">
      <w:headerReference w:type="default" r:id="rId8"/>
      <w:footerReference w:type="even" r:id="rId9"/>
      <w:footerReference w:type="default" r:id="rId10"/>
      <w:pgSz w:w="11907" w:h="16840" w:code="9"/>
      <w:pgMar w:top="284" w:right="720" w:bottom="284" w:left="720" w:header="181" w:footer="1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2A3AA" w14:textId="77777777" w:rsidR="00A93556" w:rsidRDefault="00A93556">
      <w:r>
        <w:separator/>
      </w:r>
    </w:p>
  </w:endnote>
  <w:endnote w:type="continuationSeparator" w:id="0">
    <w:p w14:paraId="17D7BF2C" w14:textId="77777777" w:rsidR="00A93556" w:rsidRDefault="00A93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2055" w14:textId="77777777" w:rsidR="00000000" w:rsidRDefault="003F58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1F0545"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5B81" w14:textId="31C593F1" w:rsidR="00000000" w:rsidRPr="00577C18" w:rsidRDefault="003F588C" w:rsidP="00577C18">
    <w:pPr>
      <w:pStyle w:val="Footer"/>
      <w:rPr>
        <w:sz w:val="14"/>
        <w:szCs w:val="18"/>
        <w:lang w:val="en-SG"/>
      </w:rPr>
    </w:pPr>
    <w:r w:rsidRPr="00577C18">
      <w:rPr>
        <w:b/>
        <w:sz w:val="14"/>
        <w:szCs w:val="18"/>
        <w:lang w:val="en-SG"/>
      </w:rPr>
      <w:t>ADDRESS</w:t>
    </w:r>
    <w:r w:rsidRPr="00577C18">
      <w:rPr>
        <w:sz w:val="14"/>
        <w:szCs w:val="18"/>
        <w:lang w:val="en-SG"/>
      </w:rPr>
      <w:t xml:space="preserve">: </w:t>
    </w:r>
    <w:r w:rsidRPr="003F588C">
      <w:rPr>
        <w:sz w:val="14"/>
        <w:szCs w:val="18"/>
        <w:lang w:val="en-SG"/>
      </w:rPr>
      <w:t xml:space="preserve"> </w:t>
    </w:r>
    <w:r>
      <w:rPr>
        <w:sz w:val="14"/>
        <w:szCs w:val="18"/>
        <w:lang w:val="en-SG"/>
      </w:rPr>
      <w:t xml:space="preserve">1 KIM SENG PROMENADE #17-10/12 GREAT WORLD CITY, WEST TOWER SINGAPORE  </w:t>
    </w:r>
    <w:r w:rsidRPr="00577C18">
      <w:rPr>
        <w:sz w:val="14"/>
        <w:szCs w:val="18"/>
        <w:lang w:val="en-SG"/>
      </w:rPr>
      <w:t xml:space="preserve"> </w:t>
    </w:r>
    <w:r w:rsidRPr="00577C18">
      <w:rPr>
        <w:b/>
        <w:sz w:val="14"/>
        <w:szCs w:val="18"/>
        <w:lang w:val="en-SG"/>
      </w:rPr>
      <w:t>WEBSITE</w:t>
    </w:r>
    <w:r w:rsidRPr="00577C18">
      <w:rPr>
        <w:sz w:val="14"/>
        <w:szCs w:val="18"/>
        <w:lang w:val="en-SG"/>
      </w:rPr>
      <w:t xml:space="preserve"> : www.sri.sg</w:t>
    </w:r>
  </w:p>
  <w:p w14:paraId="3D72475E" w14:textId="03C9485D" w:rsidR="00000000" w:rsidRPr="009367C3" w:rsidRDefault="003F588C" w:rsidP="001D7E81">
    <w:pPr>
      <w:pStyle w:val="Footer"/>
      <w:jc w:val="right"/>
      <w:rPr>
        <w:szCs w:val="12"/>
      </w:rPr>
    </w:pPr>
    <w:r>
      <w:rPr>
        <w:sz w:val="12"/>
        <w:szCs w:val="12"/>
      </w:rPr>
      <w:t>Revised on 21 June 2021</w:t>
    </w:r>
  </w:p>
  <w:p w14:paraId="6428C361" w14:textId="77777777" w:rsidR="00000000" w:rsidRPr="00BD14A9" w:rsidRDefault="00000000" w:rsidP="00BD1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ECA5" w14:textId="77777777" w:rsidR="00A93556" w:rsidRDefault="00A93556">
      <w:r>
        <w:separator/>
      </w:r>
    </w:p>
  </w:footnote>
  <w:footnote w:type="continuationSeparator" w:id="0">
    <w:p w14:paraId="6D9D0313" w14:textId="77777777" w:rsidR="00A93556" w:rsidRDefault="00A93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79FE" w14:textId="77777777" w:rsidR="00000000" w:rsidRDefault="003F588C" w:rsidP="000312A5">
    <w:pPr>
      <w:spacing w:before="120" w:line="276" w:lineRule="auto"/>
      <w:ind w:left="7200"/>
      <w:rPr>
        <w:b/>
        <w:sz w:val="24"/>
      </w:rPr>
    </w:pPr>
    <w:r>
      <w:rPr>
        <w:noProof/>
        <w:sz w:val="20"/>
        <w:szCs w:val="20"/>
      </w:rPr>
      <w:drawing>
        <wp:anchor distT="0" distB="0" distL="114300" distR="114300" simplePos="0" relativeHeight="251659264" behindDoc="0" locked="0" layoutInCell="1" allowOverlap="1" wp14:anchorId="3E6D7A46" wp14:editId="08F8A141">
          <wp:simplePos x="0" y="0"/>
          <wp:positionH relativeFrom="margin">
            <wp:align>left</wp:align>
          </wp:positionH>
          <wp:positionV relativeFrom="paragraph">
            <wp:posOffset>106045</wp:posOffset>
          </wp:positionV>
          <wp:extent cx="1249680" cy="626110"/>
          <wp:effectExtent l="0" t="0" r="762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 Logo with Licence N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626110"/>
                  </a:xfrm>
                  <a:prstGeom prst="rect">
                    <a:avLst/>
                  </a:prstGeom>
                </pic:spPr>
              </pic:pic>
            </a:graphicData>
          </a:graphic>
          <wp14:sizeRelH relativeFrom="margin">
            <wp14:pctWidth>0</wp14:pctWidth>
          </wp14:sizeRelH>
          <wp14:sizeRelV relativeFrom="margin">
            <wp14:pctHeight>0</wp14:pctHeight>
          </wp14:sizeRelV>
        </wp:anchor>
      </w:drawing>
    </w:r>
    <w:r>
      <w:rPr>
        <w:b/>
        <w:sz w:val="24"/>
      </w:rPr>
      <w:t xml:space="preserve">     CO-BROKE AGREEMENT</w:t>
    </w:r>
  </w:p>
  <w:p w14:paraId="7CC9CAEA" w14:textId="77777777" w:rsidR="00000000" w:rsidRDefault="003F588C" w:rsidP="000312A5">
    <w:pPr>
      <w:spacing w:before="120" w:line="276" w:lineRule="auto"/>
      <w:ind w:left="2160" w:firstLine="720"/>
      <w:rPr>
        <w:b/>
        <w:sz w:val="24"/>
      </w:rPr>
    </w:pPr>
    <w:r>
      <w:rPr>
        <w:b/>
        <w:sz w:val="24"/>
      </w:rPr>
      <w:t xml:space="preserve">                                                                      (SRI Representing Buyer)</w:t>
    </w:r>
  </w:p>
  <w:p w14:paraId="647A800F" w14:textId="77777777" w:rsidR="00000000" w:rsidRPr="000610C7" w:rsidRDefault="003F588C" w:rsidP="000610C7">
    <w:pPr>
      <w:spacing w:before="120" w:line="276" w:lineRule="auto"/>
      <w:ind w:left="4320" w:firstLine="720"/>
      <w:rPr>
        <w:b/>
        <w:sz w:val="24"/>
      </w:rPr>
    </w:pPr>
    <w:r>
      <w:rPr>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4664"/>
    <w:multiLevelType w:val="hybridMultilevel"/>
    <w:tmpl w:val="3B76A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601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Ng">
    <w15:presenceInfo w15:providerId="Windows Live" w15:userId="dd6128ccb1dd6e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D6"/>
    <w:rsid w:val="0021715C"/>
    <w:rsid w:val="00270C3B"/>
    <w:rsid w:val="00381577"/>
    <w:rsid w:val="003F588C"/>
    <w:rsid w:val="00486999"/>
    <w:rsid w:val="00853875"/>
    <w:rsid w:val="00860530"/>
    <w:rsid w:val="00A93556"/>
    <w:rsid w:val="00AF665E"/>
    <w:rsid w:val="00C931D6"/>
    <w:rsid w:val="00CC7775"/>
    <w:rsid w:val="00FB4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7594"/>
  <w15:chartTrackingRefBased/>
  <w15:docId w15:val="{3C2593CE-904A-4BAE-AB82-E890327F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1D6"/>
    <w:pPr>
      <w:spacing w:after="0" w:line="240" w:lineRule="auto"/>
    </w:pPr>
    <w:rPr>
      <w:rFonts w:ascii="Arial" w:eastAsia="MS Mincho"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931D6"/>
    <w:pPr>
      <w:tabs>
        <w:tab w:val="center" w:pos="4320"/>
        <w:tab w:val="right" w:pos="8640"/>
      </w:tabs>
    </w:pPr>
  </w:style>
  <w:style w:type="character" w:customStyle="1" w:styleId="FooterChar">
    <w:name w:val="Footer Char"/>
    <w:basedOn w:val="DefaultParagraphFont"/>
    <w:link w:val="Footer"/>
    <w:rsid w:val="00C931D6"/>
    <w:rPr>
      <w:rFonts w:ascii="Arial" w:eastAsia="MS Mincho" w:hAnsi="Arial" w:cs="Arial"/>
    </w:rPr>
  </w:style>
  <w:style w:type="character" w:styleId="PageNumber">
    <w:name w:val="page number"/>
    <w:basedOn w:val="DefaultParagraphFont"/>
    <w:rsid w:val="00C931D6"/>
  </w:style>
  <w:style w:type="paragraph" w:styleId="ListParagraph">
    <w:name w:val="List Paragraph"/>
    <w:basedOn w:val="Normal"/>
    <w:uiPriority w:val="34"/>
    <w:qFormat/>
    <w:rsid w:val="00C931D6"/>
    <w:pPr>
      <w:ind w:left="720"/>
      <w:contextualSpacing/>
    </w:pPr>
  </w:style>
  <w:style w:type="paragraph" w:styleId="Header">
    <w:name w:val="header"/>
    <w:basedOn w:val="Normal"/>
    <w:link w:val="HeaderChar"/>
    <w:uiPriority w:val="99"/>
    <w:unhideWhenUsed/>
    <w:rsid w:val="003F588C"/>
    <w:pPr>
      <w:tabs>
        <w:tab w:val="center" w:pos="4513"/>
        <w:tab w:val="right" w:pos="9026"/>
      </w:tabs>
    </w:pPr>
  </w:style>
  <w:style w:type="character" w:customStyle="1" w:styleId="HeaderChar">
    <w:name w:val="Header Char"/>
    <w:basedOn w:val="DefaultParagraphFont"/>
    <w:link w:val="Header"/>
    <w:uiPriority w:val="99"/>
    <w:rsid w:val="003F588C"/>
    <w:rPr>
      <w:rFonts w:ascii="Arial" w:eastAsia="MS Mincho" w:hAnsi="Arial" w:cs="Arial"/>
    </w:rPr>
  </w:style>
  <w:style w:type="paragraph" w:styleId="Revision">
    <w:name w:val="Revision"/>
    <w:hidden/>
    <w:uiPriority w:val="99"/>
    <w:semiHidden/>
    <w:rsid w:val="00486999"/>
    <w:pPr>
      <w:spacing w:after="0" w:line="240" w:lineRule="auto"/>
    </w:pPr>
    <w:rPr>
      <w:rFonts w:ascii="Arial" w:eastAsia="MS Mincho" w:hAnsi="Arial" w:cs="Arial"/>
    </w:rPr>
  </w:style>
  <w:style w:type="table" w:styleId="TableGrid">
    <w:name w:val="Table Grid"/>
    <w:basedOn w:val="TableNormal"/>
    <w:rsid w:val="00AF665E"/>
    <w:pPr>
      <w:spacing w:after="0" w:line="240" w:lineRule="auto"/>
    </w:pPr>
    <w:rPr>
      <w:rFonts w:ascii="Times New Roman" w:eastAsia="MS Mincho"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303D2-6DC6-4F1E-B254-1B8D75F73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 Tan</dc:creator>
  <cp:keywords/>
  <dc:description/>
  <cp:lastModifiedBy>William Ng</cp:lastModifiedBy>
  <cp:revision>6</cp:revision>
  <dcterms:created xsi:type="dcterms:W3CDTF">2021-06-16T08:12:00Z</dcterms:created>
  <dcterms:modified xsi:type="dcterms:W3CDTF">2026-04-29T14:07:00Z</dcterms:modified>
</cp:coreProperties>
</file>