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BBF63" w14:textId="77777777" w:rsidR="002B7BEC" w:rsidRPr="00D61C49" w:rsidRDefault="002B7BEC" w:rsidP="002B7BEC">
      <w:pPr>
        <w:rPr>
          <w:rFonts w:asciiTheme="minorHAnsi" w:hAnsiTheme="minorHAnsi" w:cstheme="minorHAnsi"/>
        </w:rPr>
      </w:pPr>
    </w:p>
    <w:p w14:paraId="30A728EC" w14:textId="482F02C2" w:rsidR="00F863D5" w:rsidRPr="00D61C49" w:rsidRDefault="00253A6A" w:rsidP="00812593">
      <w:pPr>
        <w:spacing w:line="360" w:lineRule="auto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>This Agreement is made ____</w:t>
      </w:r>
      <w:r w:rsidR="009423A8" w:rsidRPr="00D61C49">
        <w:rPr>
          <w:rFonts w:asciiTheme="minorHAnsi" w:hAnsiTheme="minorHAnsi" w:cstheme="minorHAnsi"/>
        </w:rPr>
        <w:t>_____</w:t>
      </w:r>
      <w:r w:rsidRPr="00D61C49">
        <w:rPr>
          <w:rFonts w:asciiTheme="minorHAnsi" w:hAnsiTheme="minorHAnsi" w:cstheme="minorHAnsi"/>
        </w:rPr>
        <w:t>_</w:t>
      </w:r>
      <w:r w:rsidR="009423A8" w:rsidRPr="00D61C49">
        <w:rPr>
          <w:rFonts w:asciiTheme="minorHAnsi" w:hAnsiTheme="minorHAnsi" w:cstheme="minorHAnsi"/>
        </w:rPr>
        <w:t>___</w:t>
      </w:r>
      <w:r w:rsidRPr="00D61C49">
        <w:rPr>
          <w:rFonts w:asciiTheme="minorHAnsi" w:hAnsiTheme="minorHAnsi" w:cstheme="minorHAnsi"/>
        </w:rPr>
        <w:t xml:space="preserve">____  20____ between </w:t>
      </w:r>
      <w:r w:rsidR="00F863D5" w:rsidRPr="00D61C49">
        <w:rPr>
          <w:rFonts w:asciiTheme="minorHAnsi" w:hAnsiTheme="minorHAnsi" w:cstheme="minorHAnsi"/>
        </w:rPr>
        <w:t>M/s</w:t>
      </w:r>
      <w:r w:rsidR="00F863D5" w:rsidRPr="00D61C49">
        <w:rPr>
          <w:rFonts w:asciiTheme="minorHAnsi" w:hAnsiTheme="minorHAnsi" w:cstheme="minorHAnsi"/>
          <w:b/>
        </w:rPr>
        <w:t xml:space="preserve"> </w:t>
      </w:r>
      <w:r w:rsidRPr="00D61C49">
        <w:rPr>
          <w:rFonts w:asciiTheme="minorHAnsi" w:hAnsiTheme="minorHAnsi" w:cstheme="minorHAnsi"/>
          <w:b/>
        </w:rPr>
        <w:t>SRI PTE LTD</w:t>
      </w:r>
      <w:r w:rsidRPr="00D61C49">
        <w:rPr>
          <w:rFonts w:asciiTheme="minorHAnsi" w:hAnsiTheme="minorHAnsi" w:cstheme="minorHAnsi"/>
        </w:rPr>
        <w:t xml:space="preserve"> </w:t>
      </w:r>
      <w:r w:rsidR="009423A8" w:rsidRPr="00D61C49">
        <w:rPr>
          <w:rFonts w:asciiTheme="minorHAnsi" w:hAnsiTheme="minorHAnsi" w:cstheme="minorHAnsi"/>
        </w:rPr>
        <w:t xml:space="preserve">(Estate Agent </w:t>
      </w:r>
      <w:proofErr w:type="spellStart"/>
      <w:r w:rsidR="009423A8" w:rsidRPr="00D61C49">
        <w:rPr>
          <w:rFonts w:asciiTheme="minorHAnsi" w:hAnsiTheme="minorHAnsi" w:cstheme="minorHAnsi"/>
        </w:rPr>
        <w:t>Licence</w:t>
      </w:r>
      <w:proofErr w:type="spellEnd"/>
      <w:r w:rsidR="009423A8" w:rsidRPr="00D61C49">
        <w:rPr>
          <w:rFonts w:asciiTheme="minorHAnsi" w:hAnsiTheme="minorHAnsi" w:cstheme="minorHAnsi"/>
        </w:rPr>
        <w:t xml:space="preserve"> No: L3010738A) </w:t>
      </w:r>
      <w:r w:rsidR="00207AC9" w:rsidRPr="00D61C49">
        <w:rPr>
          <w:rFonts w:asciiTheme="minorHAnsi" w:hAnsiTheme="minorHAnsi" w:cstheme="minorHAnsi"/>
        </w:rPr>
        <w:t>representing the Landlord</w:t>
      </w:r>
      <w:r w:rsidR="003306B0">
        <w:rPr>
          <w:rFonts w:asciiTheme="minorHAnsi" w:hAnsiTheme="minorHAnsi" w:cstheme="minorHAnsi"/>
        </w:rPr>
        <w:t xml:space="preserve"> </w:t>
      </w:r>
      <w:r w:rsidR="009423A8" w:rsidRPr="00D61C49">
        <w:rPr>
          <w:rFonts w:asciiTheme="minorHAnsi" w:hAnsiTheme="minorHAnsi" w:cstheme="minorHAnsi"/>
        </w:rPr>
        <w:t>(</w:t>
      </w:r>
      <w:r w:rsidR="00F863D5" w:rsidRPr="00D61C49">
        <w:rPr>
          <w:rFonts w:asciiTheme="minorHAnsi" w:hAnsiTheme="minorHAnsi" w:cstheme="minorHAnsi"/>
        </w:rPr>
        <w:t>hereinafter referred to as the “</w:t>
      </w:r>
      <w:r w:rsidR="00207AC9" w:rsidRPr="00D61C49">
        <w:rPr>
          <w:rFonts w:asciiTheme="minorHAnsi" w:hAnsiTheme="minorHAnsi" w:cstheme="minorHAnsi"/>
        </w:rPr>
        <w:t xml:space="preserve">Landlord’s </w:t>
      </w:r>
      <w:r w:rsidR="00F863D5" w:rsidRPr="00D61C49">
        <w:rPr>
          <w:rFonts w:asciiTheme="minorHAnsi" w:hAnsiTheme="minorHAnsi" w:cstheme="minorHAnsi"/>
        </w:rPr>
        <w:t>Estate Agent</w:t>
      </w:r>
      <w:r w:rsidR="009423A8" w:rsidRPr="00D61C49">
        <w:rPr>
          <w:rFonts w:asciiTheme="minorHAnsi" w:hAnsiTheme="minorHAnsi" w:cstheme="minorHAnsi"/>
        </w:rPr>
        <w:t>”</w:t>
      </w:r>
      <w:r w:rsidR="00F863D5" w:rsidRPr="00D61C49">
        <w:rPr>
          <w:rFonts w:asciiTheme="minorHAnsi" w:hAnsiTheme="minorHAnsi" w:cstheme="minorHAnsi"/>
        </w:rPr>
        <w:t xml:space="preserve"> or otherwise known as </w:t>
      </w:r>
      <w:r w:rsidR="00F863D5" w:rsidRPr="00D61C49">
        <w:rPr>
          <w:rFonts w:asciiTheme="minorHAnsi" w:hAnsiTheme="minorHAnsi" w:cstheme="minorHAnsi"/>
          <w:b/>
        </w:rPr>
        <w:t>SRI</w:t>
      </w:r>
      <w:r w:rsidR="00F863D5" w:rsidRPr="00D61C49">
        <w:rPr>
          <w:rFonts w:asciiTheme="minorHAnsi" w:hAnsiTheme="minorHAnsi" w:cstheme="minorHAnsi"/>
        </w:rPr>
        <w:t>, of one</w:t>
      </w:r>
      <w:r w:rsidR="003306B0">
        <w:rPr>
          <w:rFonts w:asciiTheme="minorHAnsi" w:hAnsiTheme="minorHAnsi" w:cstheme="minorHAnsi"/>
        </w:rPr>
        <w:t xml:space="preserve"> </w:t>
      </w:r>
      <w:r w:rsidR="00F863D5" w:rsidRPr="00D61C49">
        <w:rPr>
          <w:rFonts w:asciiTheme="minorHAnsi" w:hAnsiTheme="minorHAnsi" w:cstheme="minorHAnsi"/>
        </w:rPr>
        <w:t>part and M/s _________________</w:t>
      </w:r>
      <w:r w:rsidR="009423A8" w:rsidRPr="00D61C49">
        <w:rPr>
          <w:rFonts w:asciiTheme="minorHAnsi" w:hAnsiTheme="minorHAnsi" w:cstheme="minorHAnsi"/>
        </w:rPr>
        <w:t>_______________________________________________ (hereinaf</w:t>
      </w:r>
      <w:r w:rsidR="00207AC9" w:rsidRPr="00D61C49">
        <w:rPr>
          <w:rFonts w:asciiTheme="minorHAnsi" w:hAnsiTheme="minorHAnsi" w:cstheme="minorHAnsi"/>
        </w:rPr>
        <w:t>ter referred to as the “Tenant’s</w:t>
      </w:r>
      <w:r w:rsidR="009423A8" w:rsidRPr="00D61C49">
        <w:rPr>
          <w:rFonts w:asciiTheme="minorHAnsi" w:hAnsiTheme="minorHAnsi" w:cstheme="minorHAnsi"/>
        </w:rPr>
        <w:t xml:space="preserve"> Estate A</w:t>
      </w:r>
      <w:r w:rsidR="00207AC9" w:rsidRPr="00D61C49">
        <w:rPr>
          <w:rFonts w:asciiTheme="minorHAnsi" w:hAnsiTheme="minorHAnsi" w:cstheme="minorHAnsi"/>
        </w:rPr>
        <w:t>gent”) representing the Tenant</w:t>
      </w:r>
      <w:r w:rsidR="009423A8" w:rsidRPr="00D61C49">
        <w:rPr>
          <w:rFonts w:asciiTheme="minorHAnsi" w:hAnsiTheme="minorHAnsi" w:cstheme="minorHAnsi"/>
        </w:rPr>
        <w:t>, of the other part.</w:t>
      </w:r>
    </w:p>
    <w:p w14:paraId="17D9A7E6" w14:textId="77777777" w:rsidR="00B13F4B" w:rsidRPr="00812593" w:rsidRDefault="00B13F4B" w:rsidP="00812593">
      <w:pPr>
        <w:spacing w:line="360" w:lineRule="auto"/>
        <w:rPr>
          <w:rFonts w:asciiTheme="minorHAnsi" w:hAnsiTheme="minorHAnsi" w:cstheme="minorHAnsi"/>
          <w:sz w:val="18"/>
          <w:szCs w:val="18"/>
        </w:rPr>
      </w:pPr>
    </w:p>
    <w:p w14:paraId="140AE4F2" w14:textId="4E89AF4E" w:rsidR="00B13F4B" w:rsidRPr="00D61C49" w:rsidRDefault="00B13F4B" w:rsidP="00812593">
      <w:pPr>
        <w:spacing w:line="276" w:lineRule="auto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  <w:b/>
        </w:rPr>
        <w:t>Property Address</w:t>
      </w:r>
      <w:r w:rsidRPr="00D61C49">
        <w:rPr>
          <w:rFonts w:asciiTheme="minorHAnsi" w:hAnsiTheme="minorHAnsi" w:cstheme="minorHAnsi"/>
        </w:rPr>
        <w:t>: _______________________________________________________________________________</w:t>
      </w:r>
    </w:p>
    <w:p w14:paraId="00FDC8D9" w14:textId="77777777" w:rsidR="00B13F4B" w:rsidRPr="00D61C49" w:rsidRDefault="00B13F4B" w:rsidP="00812593">
      <w:pPr>
        <w:spacing w:line="276" w:lineRule="auto"/>
        <w:rPr>
          <w:rFonts w:asciiTheme="minorHAnsi" w:hAnsiTheme="minorHAnsi" w:cstheme="minorHAnsi"/>
          <w:b/>
        </w:rPr>
      </w:pPr>
    </w:p>
    <w:p w14:paraId="508A3C79" w14:textId="56849138" w:rsidR="005A1991" w:rsidRPr="00AD24CE" w:rsidRDefault="005A1991" w:rsidP="00812593">
      <w:pPr>
        <w:pStyle w:val="ListParagraph"/>
        <w:numPr>
          <w:ilvl w:val="0"/>
          <w:numId w:val="34"/>
        </w:numPr>
        <w:spacing w:line="276" w:lineRule="auto"/>
        <w:ind w:hanging="450"/>
        <w:jc w:val="both"/>
        <w:rPr>
          <w:rFonts w:asciiTheme="minorHAnsi" w:hAnsiTheme="minorHAnsi" w:cstheme="minorHAnsi"/>
          <w:b/>
          <w:bCs/>
        </w:rPr>
      </w:pPr>
      <w:r w:rsidRPr="00AD24CE">
        <w:rPr>
          <w:rFonts w:asciiTheme="minorHAnsi" w:hAnsiTheme="minorHAnsi" w:cstheme="minorHAnsi"/>
          <w:b/>
          <w:bCs/>
        </w:rPr>
        <w:t>Co-Brokerage Fee</w:t>
      </w:r>
    </w:p>
    <w:p w14:paraId="77EB6AAC" w14:textId="099CD3B9" w:rsidR="00E508AC" w:rsidRPr="005A1991" w:rsidRDefault="00E508AC" w:rsidP="00812593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Landlord’s Estate Agent hereby agrees as follows: - </w:t>
      </w:r>
    </w:p>
    <w:p w14:paraId="53F935C3" w14:textId="7AF575BE" w:rsidR="00B57649" w:rsidRDefault="00E508AC" w:rsidP="00812593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 w:rsidR="00207AC9" w:rsidRPr="00E508AC">
        <w:rPr>
          <w:rFonts w:asciiTheme="minorHAnsi" w:hAnsiTheme="minorHAnsi" w:cstheme="minorHAnsi"/>
        </w:rPr>
        <w:t xml:space="preserve"> Landlord</w:t>
      </w:r>
      <w:r w:rsidR="008E3167" w:rsidRPr="00E508AC">
        <w:rPr>
          <w:rFonts w:asciiTheme="minorHAnsi" w:hAnsiTheme="minorHAnsi" w:cstheme="minorHAnsi"/>
        </w:rPr>
        <w:t xml:space="preserve">’s Estate Agent shall pay a co-brokerage fee of </w:t>
      </w:r>
      <w:r w:rsidR="00207AC9" w:rsidRPr="00E508AC">
        <w:rPr>
          <w:rFonts w:asciiTheme="minorHAnsi" w:hAnsiTheme="minorHAnsi" w:cstheme="minorHAnsi"/>
        </w:rPr>
        <w:t>S</w:t>
      </w:r>
      <w:r w:rsidR="00B13F4B" w:rsidRPr="00E508AC">
        <w:rPr>
          <w:rFonts w:asciiTheme="minorHAnsi" w:hAnsiTheme="minorHAnsi" w:cstheme="minorHAnsi"/>
        </w:rPr>
        <w:t>ingapore Dollars _______</w:t>
      </w:r>
      <w:r w:rsidR="00D61C49" w:rsidRPr="00E508AC">
        <w:rPr>
          <w:rFonts w:asciiTheme="minorHAnsi" w:hAnsiTheme="minorHAnsi" w:cstheme="minorHAnsi"/>
        </w:rPr>
        <w:t>___</w:t>
      </w:r>
      <w:r w:rsidR="00207AC9" w:rsidRPr="00E508AC">
        <w:rPr>
          <w:rFonts w:asciiTheme="minorHAnsi" w:hAnsiTheme="minorHAnsi" w:cstheme="minorHAnsi"/>
        </w:rPr>
        <w:t>____</w:t>
      </w:r>
      <w:r w:rsidR="00B13F4B" w:rsidRPr="00E508AC">
        <w:rPr>
          <w:rFonts w:asciiTheme="minorHAnsi" w:hAnsiTheme="minorHAnsi" w:cstheme="minorHAnsi"/>
        </w:rPr>
        <w:t xml:space="preserve"> </w:t>
      </w:r>
      <w:r w:rsidR="0065359C" w:rsidRPr="00E508AC">
        <w:rPr>
          <w:rFonts w:asciiTheme="minorHAnsi" w:hAnsiTheme="minorHAnsi" w:cstheme="minorHAnsi"/>
        </w:rPr>
        <w:t>______________________________________________</w:t>
      </w:r>
      <w:r w:rsidR="00207AC9" w:rsidRPr="00E508AC">
        <w:rPr>
          <w:rFonts w:asciiTheme="minorHAnsi" w:hAnsiTheme="minorHAnsi" w:cstheme="minorHAnsi"/>
        </w:rPr>
        <w:t>_________________</w:t>
      </w:r>
      <w:r w:rsidR="00D61C49" w:rsidRPr="00E508AC">
        <w:rPr>
          <w:rFonts w:asciiTheme="minorHAnsi" w:hAnsiTheme="minorHAnsi" w:cstheme="minorHAnsi"/>
        </w:rPr>
        <w:t>_______________________</w:t>
      </w:r>
      <w:r w:rsidR="0065359C" w:rsidRPr="00E508AC">
        <w:rPr>
          <w:rFonts w:asciiTheme="minorHAnsi" w:hAnsiTheme="minorHAnsi" w:cstheme="minorHAnsi"/>
        </w:rPr>
        <w:t xml:space="preserve">_________ </w:t>
      </w:r>
      <w:r w:rsidR="00B13F4B" w:rsidRPr="00E508AC">
        <w:rPr>
          <w:rFonts w:asciiTheme="minorHAnsi" w:hAnsiTheme="minorHAnsi" w:cstheme="minorHAnsi"/>
        </w:rPr>
        <w:t>(S$____________</w:t>
      </w:r>
      <w:r w:rsidR="003C69EF" w:rsidRPr="00E508AC">
        <w:rPr>
          <w:rFonts w:asciiTheme="minorHAnsi" w:hAnsiTheme="minorHAnsi" w:cstheme="minorHAnsi"/>
        </w:rPr>
        <w:t xml:space="preserve">________) plus </w:t>
      </w:r>
      <w:r w:rsidR="009E14A7">
        <w:rPr>
          <w:rFonts w:asciiTheme="minorHAnsi" w:hAnsiTheme="minorHAnsi" w:cstheme="minorHAnsi"/>
        </w:rPr>
        <w:t xml:space="preserve">prevailing </w:t>
      </w:r>
      <w:r w:rsidR="003C69EF" w:rsidRPr="00E508AC">
        <w:rPr>
          <w:rFonts w:asciiTheme="minorHAnsi" w:hAnsiTheme="minorHAnsi" w:cstheme="minorHAnsi"/>
        </w:rPr>
        <w:t xml:space="preserve">Goods and Service Tax </w:t>
      </w:r>
      <w:r w:rsidR="00D6717D">
        <w:rPr>
          <w:rFonts w:asciiTheme="minorHAnsi" w:hAnsiTheme="minorHAnsi" w:cstheme="minorHAnsi"/>
        </w:rPr>
        <w:t>(</w:t>
      </w:r>
      <w:r w:rsidR="00795EA7">
        <w:rPr>
          <w:rFonts w:asciiTheme="minorHAnsi" w:hAnsiTheme="minorHAnsi" w:cstheme="minorHAnsi"/>
        </w:rPr>
        <w:t xml:space="preserve">hereinafter referred to as </w:t>
      </w:r>
      <w:r w:rsidR="00D6717D">
        <w:rPr>
          <w:rFonts w:asciiTheme="minorHAnsi" w:hAnsiTheme="minorHAnsi" w:cstheme="minorHAnsi"/>
        </w:rPr>
        <w:t xml:space="preserve">“GST”) </w:t>
      </w:r>
      <w:r w:rsidR="003C69EF" w:rsidRPr="00E508AC">
        <w:rPr>
          <w:rFonts w:asciiTheme="minorHAnsi" w:hAnsiTheme="minorHAnsi" w:cstheme="minorHAnsi"/>
        </w:rPr>
        <w:t>where applicable</w:t>
      </w:r>
      <w:r w:rsidR="000B64AB">
        <w:rPr>
          <w:rFonts w:asciiTheme="minorHAnsi" w:hAnsiTheme="minorHAnsi" w:cstheme="minorHAnsi"/>
        </w:rPr>
        <w:t>,</w:t>
      </w:r>
      <w:r w:rsidR="003C69EF" w:rsidRPr="00E508AC">
        <w:rPr>
          <w:rFonts w:asciiTheme="minorHAnsi" w:hAnsiTheme="minorHAnsi" w:cstheme="minorHAnsi"/>
        </w:rPr>
        <w:t xml:space="preserve"> to the </w:t>
      </w:r>
      <w:r w:rsidR="00207AC9" w:rsidRPr="00E508AC">
        <w:rPr>
          <w:rFonts w:asciiTheme="minorHAnsi" w:hAnsiTheme="minorHAnsi" w:cstheme="minorHAnsi"/>
        </w:rPr>
        <w:t xml:space="preserve">Tenant’s </w:t>
      </w:r>
      <w:r w:rsidR="003C69EF" w:rsidRPr="00E508AC">
        <w:rPr>
          <w:rFonts w:asciiTheme="minorHAnsi" w:hAnsiTheme="minorHAnsi" w:cstheme="minorHAnsi"/>
        </w:rPr>
        <w:t>Estate Agent, upon receipt of commission for the abovementioned property transaction. This amount shall represent the entire co</w:t>
      </w:r>
      <w:r w:rsidR="00207AC9" w:rsidRPr="00E508AC">
        <w:rPr>
          <w:rFonts w:asciiTheme="minorHAnsi" w:hAnsiTheme="minorHAnsi" w:cstheme="minorHAnsi"/>
        </w:rPr>
        <w:t>mmission payable to the Tenant</w:t>
      </w:r>
      <w:r w:rsidR="003C69EF" w:rsidRPr="00E508AC">
        <w:rPr>
          <w:rFonts w:asciiTheme="minorHAnsi" w:hAnsiTheme="minorHAnsi" w:cstheme="minorHAnsi"/>
        </w:rPr>
        <w:t xml:space="preserve">’s Estate Agent, regardless of the amount </w:t>
      </w:r>
      <w:r w:rsidR="00207AC9" w:rsidRPr="00E508AC">
        <w:rPr>
          <w:rFonts w:asciiTheme="minorHAnsi" w:hAnsiTheme="minorHAnsi" w:cstheme="minorHAnsi"/>
        </w:rPr>
        <w:t>of commission that the Landlord</w:t>
      </w:r>
      <w:r w:rsidR="003C69EF" w:rsidRPr="00E508AC">
        <w:rPr>
          <w:rFonts w:asciiTheme="minorHAnsi" w:hAnsiTheme="minorHAnsi" w:cstheme="minorHAnsi"/>
        </w:rPr>
        <w:t>’s Estate Agent is receiving for services rendered in this transaction.</w:t>
      </w:r>
    </w:p>
    <w:p w14:paraId="73413CC6" w14:textId="7912FEC1" w:rsidR="005A1991" w:rsidRPr="005A1991" w:rsidRDefault="003C69EF" w:rsidP="00812593">
      <w:pPr>
        <w:pStyle w:val="ListParagraph"/>
        <w:numPr>
          <w:ilvl w:val="0"/>
          <w:numId w:val="35"/>
        </w:numPr>
        <w:spacing w:line="276" w:lineRule="auto"/>
        <w:ind w:left="1440"/>
        <w:jc w:val="both"/>
        <w:rPr>
          <w:rFonts w:asciiTheme="minorHAnsi" w:hAnsiTheme="minorHAnsi" w:cstheme="minorHAnsi"/>
        </w:rPr>
      </w:pPr>
      <w:r w:rsidRPr="00B57649">
        <w:rPr>
          <w:rFonts w:asciiTheme="minorHAnsi" w:hAnsiTheme="minorHAnsi" w:cstheme="minorHAnsi"/>
        </w:rPr>
        <w:t>There shall be n</w:t>
      </w:r>
      <w:r w:rsidR="00207AC9" w:rsidRPr="00B57649">
        <w:rPr>
          <w:rFonts w:asciiTheme="minorHAnsi" w:hAnsiTheme="minorHAnsi" w:cstheme="minorHAnsi"/>
        </w:rPr>
        <w:t>o obligation to pay the Tenant’s Estate Agent if the Landlord</w:t>
      </w:r>
      <w:r w:rsidRPr="00B57649">
        <w:rPr>
          <w:rFonts w:asciiTheme="minorHAnsi" w:hAnsiTheme="minorHAnsi" w:cstheme="minorHAnsi"/>
        </w:rPr>
        <w:t>’s Estate Agent has not received t</w:t>
      </w:r>
      <w:r w:rsidR="00207AC9" w:rsidRPr="00B57649">
        <w:rPr>
          <w:rFonts w:asciiTheme="minorHAnsi" w:hAnsiTheme="minorHAnsi" w:cstheme="minorHAnsi"/>
        </w:rPr>
        <w:t xml:space="preserve">he commission from the </w:t>
      </w:r>
      <w:r w:rsidR="00F36A1A">
        <w:rPr>
          <w:rFonts w:asciiTheme="minorHAnsi" w:hAnsiTheme="minorHAnsi" w:cstheme="minorHAnsi"/>
        </w:rPr>
        <w:t>L</w:t>
      </w:r>
      <w:r w:rsidR="00207AC9" w:rsidRPr="00B57649">
        <w:rPr>
          <w:rFonts w:asciiTheme="minorHAnsi" w:hAnsiTheme="minorHAnsi" w:cstheme="minorHAnsi"/>
        </w:rPr>
        <w:t>andlord</w:t>
      </w:r>
      <w:r w:rsidRPr="00B57649">
        <w:rPr>
          <w:rFonts w:asciiTheme="minorHAnsi" w:hAnsiTheme="minorHAnsi" w:cstheme="minorHAnsi"/>
        </w:rPr>
        <w:t>.</w:t>
      </w:r>
    </w:p>
    <w:p w14:paraId="2B3938F1" w14:textId="77777777" w:rsidR="003C69EF" w:rsidRPr="00D61C49" w:rsidRDefault="003C69EF" w:rsidP="00812593">
      <w:pPr>
        <w:spacing w:line="276" w:lineRule="auto"/>
        <w:jc w:val="both"/>
        <w:rPr>
          <w:rFonts w:asciiTheme="minorHAnsi" w:hAnsiTheme="minorHAnsi" w:cstheme="minorHAnsi"/>
          <w:sz w:val="12"/>
        </w:rPr>
      </w:pPr>
    </w:p>
    <w:p w14:paraId="16A64A4A" w14:textId="6E1AF3A9" w:rsidR="005A1991" w:rsidRPr="00AD24CE" w:rsidRDefault="005A1991" w:rsidP="00812593">
      <w:pPr>
        <w:pStyle w:val="ListParagraph"/>
        <w:numPr>
          <w:ilvl w:val="0"/>
          <w:numId w:val="34"/>
        </w:numPr>
        <w:spacing w:line="276" w:lineRule="auto"/>
        <w:ind w:hanging="450"/>
        <w:jc w:val="both"/>
        <w:rPr>
          <w:rFonts w:asciiTheme="minorHAnsi" w:hAnsiTheme="minorHAnsi" w:cstheme="minorHAnsi"/>
          <w:b/>
          <w:bCs/>
        </w:rPr>
      </w:pPr>
      <w:r w:rsidRPr="00AD24CE">
        <w:rPr>
          <w:rFonts w:asciiTheme="minorHAnsi" w:hAnsiTheme="minorHAnsi" w:cstheme="minorHAnsi"/>
          <w:b/>
          <w:bCs/>
        </w:rPr>
        <w:t>Goods and Services Tax</w:t>
      </w:r>
    </w:p>
    <w:p w14:paraId="3519337E" w14:textId="1B0624C4" w:rsidR="00812593" w:rsidRDefault="00207AC9" w:rsidP="00812593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 w:rsidRPr="00B57649">
        <w:rPr>
          <w:rFonts w:asciiTheme="minorHAnsi" w:hAnsiTheme="minorHAnsi" w:cstheme="minorHAnsi"/>
        </w:rPr>
        <w:t xml:space="preserve">In the event the Landlord </w:t>
      </w:r>
      <w:r w:rsidR="003C69EF" w:rsidRPr="00B57649">
        <w:rPr>
          <w:rFonts w:asciiTheme="minorHAnsi" w:hAnsiTheme="minorHAnsi" w:cstheme="minorHAnsi"/>
        </w:rPr>
        <w:t xml:space="preserve">does not pay the said </w:t>
      </w:r>
      <w:r w:rsidR="00D6717D">
        <w:rPr>
          <w:rFonts w:asciiTheme="minorHAnsi" w:hAnsiTheme="minorHAnsi" w:cstheme="minorHAnsi"/>
        </w:rPr>
        <w:t>GST</w:t>
      </w:r>
      <w:r w:rsidRPr="00B57649">
        <w:rPr>
          <w:rFonts w:asciiTheme="minorHAnsi" w:hAnsiTheme="minorHAnsi" w:cstheme="minorHAnsi"/>
        </w:rPr>
        <w:t xml:space="preserve"> to the Landlord’s Estate Agent, the Landlord</w:t>
      </w:r>
      <w:r w:rsidR="003C69EF" w:rsidRPr="00B57649">
        <w:rPr>
          <w:rFonts w:asciiTheme="minorHAnsi" w:hAnsiTheme="minorHAnsi" w:cstheme="minorHAnsi"/>
        </w:rPr>
        <w:t xml:space="preserve">’s Estate Agent shall not pay </w:t>
      </w:r>
      <w:r w:rsidR="00D6717D">
        <w:rPr>
          <w:rFonts w:asciiTheme="minorHAnsi" w:hAnsiTheme="minorHAnsi" w:cstheme="minorHAnsi"/>
        </w:rPr>
        <w:t>GST</w:t>
      </w:r>
      <w:r w:rsidR="003C69EF" w:rsidRPr="00B57649">
        <w:rPr>
          <w:rFonts w:asciiTheme="minorHAnsi" w:hAnsiTheme="minorHAnsi" w:cstheme="minorHAnsi"/>
        </w:rPr>
        <w:t xml:space="preserve"> on th</w:t>
      </w:r>
      <w:r w:rsidRPr="00B57649">
        <w:rPr>
          <w:rFonts w:asciiTheme="minorHAnsi" w:hAnsiTheme="minorHAnsi" w:cstheme="minorHAnsi"/>
        </w:rPr>
        <w:t>e amount payable to the Tenant’s Estate Agent and the Tenant</w:t>
      </w:r>
      <w:r w:rsidR="003C69EF" w:rsidRPr="00B57649">
        <w:rPr>
          <w:rFonts w:asciiTheme="minorHAnsi" w:hAnsiTheme="minorHAnsi" w:cstheme="minorHAnsi"/>
        </w:rPr>
        <w:t xml:space="preserve">’s Estate Agent shall not be entitled to further claim, pursue or initiate any actions to recover the said </w:t>
      </w:r>
      <w:r w:rsidR="00D6717D">
        <w:rPr>
          <w:rFonts w:asciiTheme="minorHAnsi" w:hAnsiTheme="minorHAnsi" w:cstheme="minorHAnsi"/>
        </w:rPr>
        <w:t>GST</w:t>
      </w:r>
      <w:r w:rsidR="003C69EF" w:rsidRPr="00B57649">
        <w:rPr>
          <w:rFonts w:asciiTheme="minorHAnsi" w:hAnsiTheme="minorHAnsi" w:cstheme="minorHAnsi"/>
        </w:rPr>
        <w:t xml:space="preserve"> amount.</w:t>
      </w:r>
    </w:p>
    <w:p w14:paraId="669293D1" w14:textId="77777777" w:rsidR="00812593" w:rsidRPr="00812593" w:rsidRDefault="00812593" w:rsidP="00812593">
      <w:pPr>
        <w:pStyle w:val="ListParagraph"/>
        <w:spacing w:line="276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3F9B5CCF" w14:textId="4C437CAD" w:rsidR="00B57649" w:rsidRPr="00AD24CE" w:rsidRDefault="005A1991" w:rsidP="00812593">
      <w:pPr>
        <w:pStyle w:val="ListParagraph"/>
        <w:numPr>
          <w:ilvl w:val="0"/>
          <w:numId w:val="34"/>
        </w:numPr>
        <w:spacing w:line="276" w:lineRule="auto"/>
        <w:ind w:hanging="450"/>
        <w:jc w:val="both"/>
        <w:rPr>
          <w:rFonts w:asciiTheme="minorHAnsi" w:hAnsiTheme="minorHAnsi" w:cstheme="minorHAnsi"/>
          <w:b/>
          <w:bCs/>
        </w:rPr>
      </w:pPr>
      <w:r w:rsidRPr="00AD24CE">
        <w:rPr>
          <w:rFonts w:asciiTheme="minorHAnsi" w:hAnsiTheme="minorHAnsi" w:cstheme="minorHAnsi"/>
          <w:b/>
          <w:bCs/>
        </w:rPr>
        <w:t>Renewal Commission</w:t>
      </w:r>
    </w:p>
    <w:p w14:paraId="30041744" w14:textId="2F0E2409" w:rsidR="003C69EF" w:rsidRPr="00D61C49" w:rsidRDefault="005A1991" w:rsidP="00812593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the event that the Tenant renews the </w:t>
      </w:r>
      <w:r w:rsidR="00554860">
        <w:rPr>
          <w:rFonts w:asciiTheme="minorHAnsi" w:hAnsiTheme="minorHAnsi" w:cstheme="minorHAnsi"/>
        </w:rPr>
        <w:t>T</w:t>
      </w:r>
      <w:r>
        <w:rPr>
          <w:rFonts w:asciiTheme="minorHAnsi" w:hAnsiTheme="minorHAnsi" w:cstheme="minorHAnsi"/>
        </w:rPr>
        <w:t>enancy, the Co-Broker</w:t>
      </w:r>
      <w:r w:rsidR="00812593">
        <w:rPr>
          <w:rFonts w:asciiTheme="minorHAnsi" w:hAnsiTheme="minorHAnsi" w:cstheme="minorHAnsi"/>
        </w:rPr>
        <w:t xml:space="preserve"> shall not be paid a share of the </w:t>
      </w:r>
      <w:proofErr w:type="gramStart"/>
      <w:r w:rsidR="0023724C">
        <w:rPr>
          <w:rFonts w:asciiTheme="minorHAnsi" w:hAnsiTheme="minorHAnsi" w:cstheme="minorHAnsi"/>
        </w:rPr>
        <w:t>renewal  commission</w:t>
      </w:r>
      <w:proofErr w:type="gramEnd"/>
      <w:r w:rsidR="0023724C">
        <w:rPr>
          <w:rFonts w:asciiTheme="minorHAnsi" w:hAnsiTheme="minorHAnsi" w:cstheme="minorHAnsi"/>
        </w:rPr>
        <w:t xml:space="preserve"> as referred to in C</w:t>
      </w:r>
      <w:r w:rsidR="00812593">
        <w:rPr>
          <w:rFonts w:asciiTheme="minorHAnsi" w:hAnsiTheme="minorHAnsi" w:cstheme="minorHAnsi"/>
        </w:rPr>
        <w:t>lause 1</w:t>
      </w:r>
      <w:r w:rsidR="0023724C">
        <w:rPr>
          <w:rFonts w:asciiTheme="minorHAnsi" w:hAnsiTheme="minorHAnsi" w:cstheme="minorHAnsi"/>
        </w:rPr>
        <w:t xml:space="preserve"> </w:t>
      </w:r>
      <w:r w:rsidR="00812593">
        <w:rPr>
          <w:rFonts w:asciiTheme="minorHAnsi" w:hAnsiTheme="minorHAnsi" w:cstheme="minorHAnsi"/>
        </w:rPr>
        <w:t>unless: (</w:t>
      </w:r>
      <w:proofErr w:type="spellStart"/>
      <w:r w:rsidR="00812593">
        <w:rPr>
          <w:rFonts w:asciiTheme="minorHAnsi" w:hAnsiTheme="minorHAnsi" w:cstheme="minorHAnsi"/>
        </w:rPr>
        <w:t>i</w:t>
      </w:r>
      <w:proofErr w:type="spellEnd"/>
      <w:r w:rsidR="00812593">
        <w:rPr>
          <w:rFonts w:asciiTheme="minorHAnsi" w:hAnsiTheme="minorHAnsi" w:cstheme="minorHAnsi"/>
        </w:rPr>
        <w:t xml:space="preserve">) the Co-Broker continues to actively manage the tenancy; and (ii) the Co-Broker </w:t>
      </w:r>
      <w:r w:rsidR="00FA0032">
        <w:rPr>
          <w:rFonts w:asciiTheme="minorHAnsi" w:hAnsiTheme="minorHAnsi" w:cstheme="minorHAnsi"/>
        </w:rPr>
        <w:t>initiates the renewal of the Lease Agreement with the Tenant</w:t>
      </w:r>
      <w:r w:rsidR="00812593">
        <w:rPr>
          <w:rFonts w:asciiTheme="minorHAnsi" w:hAnsiTheme="minorHAnsi" w:cstheme="minorHAnsi"/>
        </w:rPr>
        <w:t xml:space="preserve"> before the expiration of the </w:t>
      </w:r>
      <w:r w:rsidR="00803B1D">
        <w:rPr>
          <w:rFonts w:asciiTheme="minorHAnsi" w:hAnsiTheme="minorHAnsi" w:cstheme="minorHAnsi"/>
        </w:rPr>
        <w:t>T</w:t>
      </w:r>
      <w:r w:rsidR="00812593">
        <w:rPr>
          <w:rFonts w:asciiTheme="minorHAnsi" w:hAnsiTheme="minorHAnsi" w:cstheme="minorHAnsi"/>
        </w:rPr>
        <w:t>enancy</w:t>
      </w:r>
      <w:r w:rsidR="007D5420">
        <w:rPr>
          <w:rFonts w:asciiTheme="minorHAnsi" w:hAnsiTheme="minorHAnsi" w:cstheme="minorHAnsi"/>
        </w:rPr>
        <w:t xml:space="preserve"> Agreement</w:t>
      </w:r>
      <w:r w:rsidR="00812593">
        <w:rPr>
          <w:rFonts w:asciiTheme="minorHAnsi" w:hAnsiTheme="minorHAnsi" w:cstheme="minorHAnsi"/>
        </w:rPr>
        <w:t>.</w:t>
      </w:r>
    </w:p>
    <w:p w14:paraId="27FD4912" w14:textId="2EAB3BFB" w:rsidR="003C69EF" w:rsidRDefault="003C69EF" w:rsidP="004E5B0A">
      <w:pPr>
        <w:spacing w:line="360" w:lineRule="auto"/>
        <w:rPr>
          <w:rFonts w:asciiTheme="minorHAnsi" w:hAnsiTheme="minorHAnsi" w:cstheme="minorHAnsi"/>
        </w:rPr>
      </w:pPr>
    </w:p>
    <w:p w14:paraId="148B180D" w14:textId="37267401" w:rsidR="00812593" w:rsidRDefault="00812593" w:rsidP="004E5B0A">
      <w:pPr>
        <w:spacing w:line="360" w:lineRule="auto"/>
        <w:rPr>
          <w:rFonts w:asciiTheme="minorHAnsi" w:hAnsiTheme="minorHAnsi" w:cstheme="minorHAnsi"/>
        </w:rPr>
      </w:pPr>
    </w:p>
    <w:p w14:paraId="2B4D159A" w14:textId="47428BB6" w:rsidR="00812593" w:rsidRDefault="00812593" w:rsidP="004E5B0A">
      <w:pPr>
        <w:spacing w:line="360" w:lineRule="auto"/>
        <w:rPr>
          <w:rFonts w:asciiTheme="minorHAnsi" w:hAnsiTheme="minorHAnsi" w:cstheme="minorHAnsi"/>
        </w:rPr>
      </w:pPr>
    </w:p>
    <w:p w14:paraId="5EF6ABFE" w14:textId="77777777" w:rsidR="00812593" w:rsidRPr="00D61C49" w:rsidRDefault="00812593" w:rsidP="007C5B15">
      <w:pPr>
        <w:spacing w:line="360" w:lineRule="auto"/>
        <w:ind w:left="630"/>
        <w:rPr>
          <w:rFonts w:asciiTheme="minorHAnsi" w:hAnsiTheme="minorHAnsi" w:cstheme="minorHAnsi"/>
        </w:rPr>
      </w:pPr>
    </w:p>
    <w:p w14:paraId="3878989E" w14:textId="4127820E" w:rsidR="007C5B15" w:rsidRDefault="007C5B15" w:rsidP="007C5B15">
      <w:pPr>
        <w:ind w:left="630"/>
        <w:jc w:val="both"/>
        <w:rPr>
          <w:rFonts w:asciiTheme="minorHAnsi" w:hAnsiTheme="minorHAnsi" w:cstheme="minorHAnsi"/>
          <w:szCs w:val="18"/>
          <w:u w:val="single"/>
        </w:rPr>
      </w:pPr>
      <w:r>
        <w:rPr>
          <w:rFonts w:asciiTheme="minorHAnsi" w:hAnsiTheme="minorHAnsi" w:cstheme="minorHAnsi"/>
          <w:szCs w:val="18"/>
          <w:u w:val="single"/>
        </w:rPr>
        <w:t>____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>__________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>__________________</w:t>
      </w:r>
      <w:r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>__________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>____________________</w:t>
      </w:r>
    </w:p>
    <w:p w14:paraId="0F0F8631" w14:textId="543528B1" w:rsidR="003306B0" w:rsidRPr="00D61C49" w:rsidRDefault="003306B0" w:rsidP="007C5B15">
      <w:pPr>
        <w:ind w:left="630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>Sign</w:t>
      </w:r>
      <w:r>
        <w:rPr>
          <w:rFonts w:asciiTheme="minorHAnsi" w:hAnsiTheme="minorHAnsi" w:cstheme="minorHAnsi"/>
        </w:rPr>
        <w:t xml:space="preserve">ed </w:t>
      </w:r>
      <w:r w:rsidR="003C69EF" w:rsidRPr="00D61C49">
        <w:rPr>
          <w:rFonts w:asciiTheme="minorHAnsi" w:hAnsiTheme="minorHAnsi" w:cstheme="minorHAnsi"/>
        </w:rPr>
        <w:t>for and on</w:t>
      </w:r>
      <w:r w:rsidR="00FF5099" w:rsidRPr="00D61C49">
        <w:rPr>
          <w:rFonts w:asciiTheme="minorHAnsi" w:hAnsiTheme="minorHAnsi" w:cstheme="minorHAnsi"/>
        </w:rPr>
        <w:t xml:space="preserve"> behalf</w:t>
      </w:r>
      <w:r>
        <w:rPr>
          <w:rFonts w:asciiTheme="minorHAnsi" w:hAnsiTheme="minorHAnsi" w:cstheme="minorHAnsi"/>
        </w:rPr>
        <w:t xml:space="preserve"> of</w:t>
      </w:r>
      <w:r w:rsidR="00340457" w:rsidRPr="00D61C49">
        <w:rPr>
          <w:rFonts w:asciiTheme="minorHAnsi" w:hAnsiTheme="minorHAnsi" w:cstheme="minorHAnsi"/>
        </w:rPr>
        <w:tab/>
      </w:r>
      <w:r w:rsidR="00340457" w:rsidRPr="00D61C4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FF5099" w:rsidRPr="00D61C49">
        <w:rPr>
          <w:rFonts w:asciiTheme="minorHAnsi" w:hAnsiTheme="minorHAnsi" w:cstheme="minorHAnsi"/>
        </w:rPr>
        <w:t>Sign</w:t>
      </w:r>
      <w:r>
        <w:rPr>
          <w:rFonts w:asciiTheme="minorHAnsi" w:hAnsiTheme="minorHAnsi" w:cstheme="minorHAnsi"/>
        </w:rPr>
        <w:t xml:space="preserve">ed </w:t>
      </w:r>
      <w:r w:rsidR="00FF5099" w:rsidRPr="00D61C49">
        <w:rPr>
          <w:rFonts w:asciiTheme="minorHAnsi" w:hAnsiTheme="minorHAnsi" w:cstheme="minorHAnsi"/>
        </w:rPr>
        <w:t>for and on behalf</w:t>
      </w:r>
      <w:r>
        <w:rPr>
          <w:rFonts w:asciiTheme="minorHAnsi" w:hAnsiTheme="minorHAnsi" w:cstheme="minorHAnsi"/>
        </w:rPr>
        <w:t xml:space="preserve"> of</w:t>
      </w:r>
    </w:p>
    <w:p w14:paraId="65BEC243" w14:textId="03A56D1C" w:rsidR="003C69EF" w:rsidRPr="00D61C49" w:rsidRDefault="00FF5099" w:rsidP="003306B0">
      <w:pPr>
        <w:ind w:left="630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>Est</w:t>
      </w:r>
      <w:r w:rsidR="004C57F5" w:rsidRPr="00D61C49">
        <w:rPr>
          <w:rFonts w:asciiTheme="minorHAnsi" w:hAnsiTheme="minorHAnsi" w:cstheme="minorHAnsi"/>
        </w:rPr>
        <w:t>ate Agent representing Landlord</w:t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  <w:t>Es</w:t>
      </w:r>
      <w:r w:rsidR="004C57F5" w:rsidRPr="00D61C49">
        <w:rPr>
          <w:rFonts w:asciiTheme="minorHAnsi" w:hAnsiTheme="minorHAnsi" w:cstheme="minorHAnsi"/>
        </w:rPr>
        <w:t>tate Agent representing Tenant</w:t>
      </w:r>
    </w:p>
    <w:p w14:paraId="622F71F5" w14:textId="77777777" w:rsidR="00FF5099" w:rsidRPr="00D61C49" w:rsidRDefault="00FF5099" w:rsidP="007C5B15">
      <w:pPr>
        <w:ind w:left="630"/>
        <w:jc w:val="both"/>
        <w:rPr>
          <w:rFonts w:asciiTheme="minorHAnsi" w:hAnsiTheme="minorHAnsi" w:cstheme="minorHAnsi"/>
        </w:rPr>
      </w:pPr>
    </w:p>
    <w:p w14:paraId="5133BA3D" w14:textId="7F4520F3" w:rsidR="004C4EF9" w:rsidRPr="00D61C49" w:rsidRDefault="00340457" w:rsidP="007C5B15">
      <w:pPr>
        <w:spacing w:line="360" w:lineRule="auto"/>
        <w:ind w:left="630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 xml:space="preserve">Name: _________________________________   </w:t>
      </w:r>
      <w:ins w:id="0" w:author="Denyse Tan" w:date="2021-06-21T16:44:00Z">
        <w:r w:rsidR="00A302F1">
          <w:rPr>
            <w:rFonts w:asciiTheme="minorHAnsi" w:hAnsiTheme="minorHAnsi" w:cstheme="minorHAnsi"/>
          </w:rPr>
          <w:tab/>
        </w:r>
      </w:ins>
      <w:r w:rsidRPr="00D61C49">
        <w:rPr>
          <w:rFonts w:asciiTheme="minorHAnsi" w:hAnsiTheme="minorHAnsi" w:cstheme="minorHAnsi"/>
        </w:rPr>
        <w:tab/>
      </w:r>
      <w:r w:rsidR="004C4EF9" w:rsidRPr="00D61C49">
        <w:rPr>
          <w:rFonts w:asciiTheme="minorHAnsi" w:hAnsiTheme="minorHAnsi" w:cstheme="minorHAnsi"/>
        </w:rPr>
        <w:t xml:space="preserve">Name: _________________________________   </w:t>
      </w:r>
    </w:p>
    <w:p w14:paraId="487CA820" w14:textId="353F2B97" w:rsidR="00FF5099" w:rsidRPr="00D61C49" w:rsidRDefault="00FF5099" w:rsidP="007C5B15">
      <w:pPr>
        <w:spacing w:line="360" w:lineRule="auto"/>
        <w:ind w:left="630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>CEA</w:t>
      </w:r>
      <w:r w:rsidR="00340457" w:rsidRPr="00D61C49">
        <w:rPr>
          <w:rFonts w:asciiTheme="minorHAnsi" w:hAnsiTheme="minorHAnsi" w:cstheme="minorHAnsi"/>
        </w:rPr>
        <w:t xml:space="preserve"> No.: ________________</w:t>
      </w:r>
      <w:r w:rsidRPr="00D61C49">
        <w:rPr>
          <w:rFonts w:asciiTheme="minorHAnsi" w:hAnsiTheme="minorHAnsi" w:cstheme="minorHAnsi"/>
        </w:rPr>
        <w:t xml:space="preserve"> </w:t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  <w:t>CEA No.: ________________</w:t>
      </w:r>
    </w:p>
    <w:p w14:paraId="714AB807" w14:textId="3F84AA19" w:rsidR="00FF5099" w:rsidRPr="00D61C49" w:rsidRDefault="00FF5099" w:rsidP="007C5B15">
      <w:pPr>
        <w:spacing w:line="360" w:lineRule="auto"/>
        <w:ind w:left="630"/>
        <w:jc w:val="both"/>
        <w:rPr>
          <w:rFonts w:asciiTheme="minorHAnsi" w:hAnsiTheme="minorHAnsi" w:cstheme="minorHAnsi"/>
        </w:rPr>
      </w:pPr>
      <w:r w:rsidRPr="00D61C49">
        <w:rPr>
          <w:rFonts w:asciiTheme="minorHAnsi" w:hAnsiTheme="minorHAnsi" w:cstheme="minorHAnsi"/>
        </w:rPr>
        <w:t>Mobile: _________________</w:t>
      </w:r>
      <w:r w:rsidR="00340457" w:rsidRPr="00D61C49">
        <w:rPr>
          <w:rFonts w:asciiTheme="minorHAnsi" w:hAnsiTheme="minorHAnsi" w:cstheme="minorHAnsi"/>
        </w:rPr>
        <w:tab/>
      </w:r>
      <w:r w:rsidR="00340457" w:rsidRPr="00D61C49">
        <w:rPr>
          <w:rFonts w:asciiTheme="minorHAnsi" w:hAnsiTheme="minorHAnsi" w:cstheme="minorHAnsi"/>
        </w:rPr>
        <w:tab/>
      </w:r>
      <w:r w:rsidR="00340457" w:rsidRPr="00D61C49">
        <w:rPr>
          <w:rFonts w:asciiTheme="minorHAnsi" w:hAnsiTheme="minorHAnsi" w:cstheme="minorHAnsi"/>
        </w:rPr>
        <w:tab/>
      </w:r>
      <w:r w:rsidR="00340457"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>Mobile: _________________</w:t>
      </w:r>
    </w:p>
    <w:p w14:paraId="5A82CDAB" w14:textId="0CD7A865" w:rsidR="004E5B0A" w:rsidRPr="00D61C49" w:rsidRDefault="00340457" w:rsidP="007C5B15">
      <w:pPr>
        <w:spacing w:line="360" w:lineRule="auto"/>
        <w:ind w:left="630"/>
        <w:jc w:val="both"/>
        <w:rPr>
          <w:rFonts w:asciiTheme="minorHAnsi" w:hAnsiTheme="minorHAnsi" w:cstheme="minorHAnsi"/>
          <w:b/>
        </w:rPr>
      </w:pPr>
      <w:r w:rsidRPr="00D61C49">
        <w:rPr>
          <w:rFonts w:asciiTheme="minorHAnsi" w:hAnsiTheme="minorHAnsi" w:cstheme="minorHAnsi"/>
        </w:rPr>
        <w:t>Date: ___________________</w:t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</w:r>
      <w:r w:rsidRPr="00D61C49">
        <w:rPr>
          <w:rFonts w:asciiTheme="minorHAnsi" w:hAnsiTheme="minorHAnsi" w:cstheme="minorHAnsi"/>
        </w:rPr>
        <w:tab/>
        <w:t>Date: ___________________</w:t>
      </w:r>
    </w:p>
    <w:sectPr w:rsidR="004E5B0A" w:rsidRPr="00D61C49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05604" w14:textId="77777777" w:rsidR="004E0809" w:rsidRDefault="004E0809">
      <w:r>
        <w:separator/>
      </w:r>
    </w:p>
  </w:endnote>
  <w:endnote w:type="continuationSeparator" w:id="0">
    <w:p w14:paraId="4DFC95E9" w14:textId="77777777" w:rsidR="004E0809" w:rsidRDefault="004E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8D21B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4146CD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8546C" w14:textId="188BF387" w:rsidR="00D06C65" w:rsidRPr="00577C18" w:rsidRDefault="00D06C65" w:rsidP="00577C18">
    <w:pPr>
      <w:pStyle w:val="Footer"/>
      <w:rPr>
        <w:sz w:val="14"/>
        <w:szCs w:val="18"/>
        <w:lang w:val="en-SG"/>
      </w:rPr>
    </w:pPr>
    <w:r w:rsidRPr="00577C18">
      <w:rPr>
        <w:b/>
        <w:sz w:val="14"/>
        <w:szCs w:val="18"/>
        <w:lang w:val="en-SG"/>
      </w:rPr>
      <w:t>A</w:t>
    </w:r>
    <w:r w:rsidR="00577C18" w:rsidRPr="00577C18">
      <w:rPr>
        <w:b/>
        <w:sz w:val="14"/>
        <w:szCs w:val="18"/>
        <w:lang w:val="en-SG"/>
      </w:rPr>
      <w:t>DDRESS</w:t>
    </w:r>
    <w:r w:rsidRPr="00577C18">
      <w:rPr>
        <w:sz w:val="14"/>
        <w:szCs w:val="18"/>
        <w:lang w:val="en-SG"/>
      </w:rPr>
      <w:t xml:space="preserve">: </w:t>
    </w:r>
    <w:del w:id="1" w:author="Michele Chew" w:date="2021-06-21T16:45:00Z">
      <w:r w:rsidR="00577C18" w:rsidRPr="00577C18" w:rsidDel="005F5EFD">
        <w:rPr>
          <w:sz w:val="14"/>
          <w:szCs w:val="18"/>
          <w:lang w:val="en-SG"/>
        </w:rPr>
        <w:delText xml:space="preserve">66 ENG WATT STREET </w:delText>
      </w:r>
      <w:r w:rsidRPr="00577C18" w:rsidDel="005F5EFD">
        <w:rPr>
          <w:sz w:val="14"/>
          <w:szCs w:val="18"/>
          <w:lang w:val="en-SG"/>
        </w:rPr>
        <w:delText>#01-06</w:delText>
      </w:r>
    </w:del>
    <w:ins w:id="2" w:author="Michele Chew" w:date="2021-06-21T16:45:00Z">
      <w:r w:rsidR="005F5EFD">
        <w:rPr>
          <w:sz w:val="14"/>
          <w:szCs w:val="18"/>
          <w:lang w:val="en-SG"/>
        </w:rPr>
        <w:t>1</w:t>
      </w:r>
    </w:ins>
    <w:ins w:id="3" w:author="Michele Chew" w:date="2021-06-21T16:46:00Z">
      <w:r w:rsidR="005F5EFD">
        <w:rPr>
          <w:sz w:val="14"/>
          <w:szCs w:val="18"/>
          <w:lang w:val="en-SG"/>
        </w:rPr>
        <w:t xml:space="preserve"> </w:t>
      </w:r>
    </w:ins>
    <w:ins w:id="4" w:author="Michele Chew" w:date="2021-06-21T16:45:00Z">
      <w:r w:rsidR="005F5EFD">
        <w:rPr>
          <w:sz w:val="14"/>
          <w:szCs w:val="18"/>
          <w:lang w:val="en-SG"/>
        </w:rPr>
        <w:t>KIM SENG PROMENADE #17-10/12 GREAT WORLD CITY, WEST TOWER SINGAP</w:t>
      </w:r>
    </w:ins>
    <w:ins w:id="5" w:author="Michele Chew" w:date="2021-06-21T16:46:00Z">
      <w:r w:rsidR="005F5EFD">
        <w:rPr>
          <w:sz w:val="14"/>
          <w:szCs w:val="18"/>
          <w:lang w:val="en-SG"/>
        </w:rPr>
        <w:t>ORE 237994</w:t>
      </w:r>
    </w:ins>
    <w:del w:id="6" w:author="Michele Chew" w:date="2021-06-21T16:46:00Z">
      <w:r w:rsidRPr="00577C18" w:rsidDel="005F5EFD">
        <w:rPr>
          <w:sz w:val="14"/>
          <w:szCs w:val="18"/>
          <w:lang w:val="en-SG"/>
        </w:rPr>
        <w:delText xml:space="preserve"> S</w:delText>
      </w:r>
      <w:r w:rsidR="00577C18" w:rsidRPr="00577C18" w:rsidDel="005F5EFD">
        <w:rPr>
          <w:sz w:val="14"/>
          <w:szCs w:val="18"/>
          <w:lang w:val="en-SG"/>
        </w:rPr>
        <w:delText xml:space="preserve">INGAPORE </w:delText>
      </w:r>
      <w:r w:rsidRPr="00577C18" w:rsidDel="005F5EFD">
        <w:rPr>
          <w:sz w:val="14"/>
          <w:szCs w:val="18"/>
          <w:lang w:val="en-SG"/>
        </w:rPr>
        <w:delText>160066</w:delText>
      </w:r>
      <w:r w:rsidR="00577C18" w:rsidRPr="00577C18" w:rsidDel="005F5EFD">
        <w:rPr>
          <w:sz w:val="14"/>
          <w:szCs w:val="18"/>
          <w:lang w:val="en-SG"/>
        </w:rPr>
        <w:delText xml:space="preserve"> </w:delText>
      </w:r>
    </w:del>
    <w:r w:rsidR="00577C18" w:rsidRPr="00577C18">
      <w:rPr>
        <w:sz w:val="14"/>
        <w:szCs w:val="18"/>
        <w:lang w:val="en-SG"/>
      </w:rPr>
      <w:t xml:space="preserve">  </w:t>
    </w:r>
    <w:r w:rsidR="00577C18" w:rsidRPr="00577C18">
      <w:rPr>
        <w:b/>
        <w:sz w:val="14"/>
        <w:szCs w:val="18"/>
        <w:lang w:val="en-SG"/>
      </w:rPr>
      <w:t>WEBSITE</w:t>
    </w:r>
    <w:r w:rsidR="00577C18" w:rsidRPr="00577C18">
      <w:rPr>
        <w:sz w:val="14"/>
        <w:szCs w:val="18"/>
        <w:lang w:val="en-SG"/>
      </w:rPr>
      <w:t>: www.sri.sg</w:t>
    </w:r>
  </w:p>
  <w:p w14:paraId="519BA87F" w14:textId="34AF3BB6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del w:id="7" w:author="Michele Chew" w:date="2021-06-21T16:44:00Z">
      <w:r w:rsidR="00F35392" w:rsidDel="005F5EFD">
        <w:rPr>
          <w:sz w:val="12"/>
          <w:szCs w:val="12"/>
        </w:rPr>
        <w:delText>2</w:delText>
      </w:r>
      <w:r w:rsidR="005A1991" w:rsidDel="005F5EFD">
        <w:rPr>
          <w:sz w:val="12"/>
          <w:szCs w:val="12"/>
        </w:rPr>
        <w:delText>6</w:delText>
      </w:r>
      <w:r w:rsidR="00F35392" w:rsidRPr="00F35392" w:rsidDel="005F5EFD">
        <w:rPr>
          <w:sz w:val="12"/>
          <w:szCs w:val="12"/>
          <w:vertAlign w:val="superscript"/>
        </w:rPr>
        <w:delText>th</w:delText>
      </w:r>
      <w:r w:rsidR="00F35392" w:rsidDel="005F5EFD">
        <w:rPr>
          <w:sz w:val="12"/>
          <w:szCs w:val="12"/>
        </w:rPr>
        <w:delText xml:space="preserve"> </w:delText>
      </w:r>
      <w:r w:rsidR="005A1991" w:rsidDel="005F5EFD">
        <w:rPr>
          <w:sz w:val="12"/>
          <w:szCs w:val="12"/>
        </w:rPr>
        <w:delText>October</w:delText>
      </w:r>
      <w:r w:rsidR="00D06C65" w:rsidDel="005F5EFD">
        <w:rPr>
          <w:sz w:val="12"/>
          <w:szCs w:val="12"/>
        </w:rPr>
        <w:delText xml:space="preserve"> 20</w:delText>
      </w:r>
      <w:r w:rsidR="005A1991" w:rsidDel="005F5EFD">
        <w:rPr>
          <w:sz w:val="12"/>
          <w:szCs w:val="12"/>
        </w:rPr>
        <w:delText>20</w:delText>
      </w:r>
    </w:del>
    <w:ins w:id="8" w:author="Michele Chew" w:date="2021-06-21T16:44:00Z">
      <w:r w:rsidR="005F5EFD">
        <w:rPr>
          <w:sz w:val="12"/>
          <w:szCs w:val="12"/>
        </w:rPr>
        <w:t>21 June 2021</w:t>
      </w:r>
    </w:ins>
  </w:p>
  <w:p w14:paraId="5B9BF43D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8ECF7" w14:textId="77777777" w:rsidR="004E0809" w:rsidRDefault="004E0809">
      <w:r>
        <w:separator/>
      </w:r>
    </w:p>
  </w:footnote>
  <w:footnote w:type="continuationSeparator" w:id="0">
    <w:p w14:paraId="5153D6C5" w14:textId="77777777" w:rsidR="004E0809" w:rsidRDefault="004E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9514E" w14:textId="77777777" w:rsidR="000312A5" w:rsidRDefault="000610C7" w:rsidP="000312A5">
    <w:pPr>
      <w:spacing w:before="120" w:line="276" w:lineRule="auto"/>
      <w:ind w:left="720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3E90943" wp14:editId="5E152B5A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2A5">
      <w:rPr>
        <w:b/>
        <w:sz w:val="24"/>
      </w:rPr>
      <w:t xml:space="preserve">     CO-BROKE AGREEMENT</w:t>
    </w:r>
  </w:p>
  <w:p w14:paraId="0FF120D7" w14:textId="77777777" w:rsidR="0040755A" w:rsidRDefault="000312A5" w:rsidP="000312A5">
    <w:pPr>
      <w:spacing w:before="120" w:line="276" w:lineRule="auto"/>
      <w:ind w:left="2160" w:firstLine="720"/>
      <w:rPr>
        <w:b/>
        <w:sz w:val="24"/>
      </w:rPr>
    </w:pPr>
    <w:r>
      <w:rPr>
        <w:b/>
        <w:sz w:val="24"/>
      </w:rPr>
      <w:t xml:space="preserve">                                      </w:t>
    </w:r>
    <w:r w:rsidR="004C57F5">
      <w:rPr>
        <w:b/>
        <w:sz w:val="24"/>
      </w:rPr>
      <w:t xml:space="preserve">                          </w:t>
    </w:r>
    <w:r>
      <w:rPr>
        <w:b/>
        <w:sz w:val="24"/>
      </w:rPr>
      <w:t xml:space="preserve">(SRI Representing </w:t>
    </w:r>
    <w:r w:rsidR="004C57F5">
      <w:rPr>
        <w:b/>
        <w:sz w:val="24"/>
      </w:rPr>
      <w:t>Landlord</w:t>
    </w:r>
    <w:r>
      <w:rPr>
        <w:b/>
        <w:sz w:val="24"/>
      </w:rPr>
      <w:t>)</w:t>
    </w:r>
  </w:p>
  <w:p w14:paraId="30858331" w14:textId="77777777" w:rsidR="0040755A" w:rsidRPr="000610C7" w:rsidRDefault="002B7BEC" w:rsidP="000610C7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A4A2DF5"/>
    <w:multiLevelType w:val="hybridMultilevel"/>
    <w:tmpl w:val="C7F0F136"/>
    <w:lvl w:ilvl="0" w:tplc="5F8874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51D7CD3"/>
    <w:multiLevelType w:val="hybridMultilevel"/>
    <w:tmpl w:val="4866CDF8"/>
    <w:lvl w:ilvl="0" w:tplc="30BA9E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7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8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2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8"/>
  </w:num>
  <w:num w:numId="3">
    <w:abstractNumId w:val="4"/>
  </w:num>
  <w:num w:numId="4">
    <w:abstractNumId w:val="20"/>
  </w:num>
  <w:num w:numId="5">
    <w:abstractNumId w:val="6"/>
  </w:num>
  <w:num w:numId="6">
    <w:abstractNumId w:val="17"/>
  </w:num>
  <w:num w:numId="7">
    <w:abstractNumId w:val="14"/>
  </w:num>
  <w:num w:numId="8">
    <w:abstractNumId w:val="10"/>
  </w:num>
  <w:num w:numId="9">
    <w:abstractNumId w:val="32"/>
  </w:num>
  <w:num w:numId="10">
    <w:abstractNumId w:val="28"/>
  </w:num>
  <w:num w:numId="11">
    <w:abstractNumId w:val="23"/>
  </w:num>
  <w:num w:numId="12">
    <w:abstractNumId w:val="9"/>
  </w:num>
  <w:num w:numId="13">
    <w:abstractNumId w:val="21"/>
  </w:num>
  <w:num w:numId="14">
    <w:abstractNumId w:val="12"/>
  </w:num>
  <w:num w:numId="15">
    <w:abstractNumId w:val="29"/>
  </w:num>
  <w:num w:numId="16">
    <w:abstractNumId w:val="11"/>
  </w:num>
  <w:num w:numId="17">
    <w:abstractNumId w:val="13"/>
  </w:num>
  <w:num w:numId="18">
    <w:abstractNumId w:val="15"/>
  </w:num>
  <w:num w:numId="19">
    <w:abstractNumId w:val="7"/>
  </w:num>
  <w:num w:numId="20">
    <w:abstractNumId w:val="18"/>
  </w:num>
  <w:num w:numId="21">
    <w:abstractNumId w:val="33"/>
  </w:num>
  <w:num w:numId="22">
    <w:abstractNumId w:val="26"/>
  </w:num>
  <w:num w:numId="23">
    <w:abstractNumId w:val="27"/>
  </w:num>
  <w:num w:numId="24">
    <w:abstractNumId w:val="2"/>
  </w:num>
  <w:num w:numId="25">
    <w:abstractNumId w:val="3"/>
  </w:num>
  <w:num w:numId="26">
    <w:abstractNumId w:val="25"/>
  </w:num>
  <w:num w:numId="27">
    <w:abstractNumId w:val="5"/>
  </w:num>
  <w:num w:numId="28">
    <w:abstractNumId w:val="24"/>
  </w:num>
  <w:num w:numId="29">
    <w:abstractNumId w:val="16"/>
  </w:num>
  <w:num w:numId="30">
    <w:abstractNumId w:val="0"/>
  </w:num>
  <w:num w:numId="31">
    <w:abstractNumId w:val="34"/>
  </w:num>
  <w:num w:numId="32">
    <w:abstractNumId w:val="30"/>
  </w:num>
  <w:num w:numId="33">
    <w:abstractNumId w:val="1"/>
  </w:num>
  <w:num w:numId="34">
    <w:abstractNumId w:val="19"/>
  </w:num>
  <w:num w:numId="35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nyse Tan">
    <w15:presenceInfo w15:providerId="None" w15:userId="Denyse Tan"/>
  </w15:person>
  <w15:person w15:author="Michele Chew">
    <w15:presenceInfo w15:providerId="None" w15:userId="Michele Che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7F79"/>
    <w:rsid w:val="000312A5"/>
    <w:rsid w:val="00041E59"/>
    <w:rsid w:val="0004219A"/>
    <w:rsid w:val="00054DB2"/>
    <w:rsid w:val="000554E2"/>
    <w:rsid w:val="00055C5A"/>
    <w:rsid w:val="000610C7"/>
    <w:rsid w:val="00062563"/>
    <w:rsid w:val="00065F82"/>
    <w:rsid w:val="000809DE"/>
    <w:rsid w:val="0008158C"/>
    <w:rsid w:val="00084E16"/>
    <w:rsid w:val="00091141"/>
    <w:rsid w:val="00094D30"/>
    <w:rsid w:val="000A1777"/>
    <w:rsid w:val="000B4DBD"/>
    <w:rsid w:val="000B549E"/>
    <w:rsid w:val="000B64AB"/>
    <w:rsid w:val="000B764E"/>
    <w:rsid w:val="000C0407"/>
    <w:rsid w:val="000C044D"/>
    <w:rsid w:val="000C7BE2"/>
    <w:rsid w:val="000E46EE"/>
    <w:rsid w:val="000F7711"/>
    <w:rsid w:val="001006DF"/>
    <w:rsid w:val="00101A69"/>
    <w:rsid w:val="001038A4"/>
    <w:rsid w:val="00110C6A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C53D8"/>
    <w:rsid w:val="001D3B02"/>
    <w:rsid w:val="001D7E81"/>
    <w:rsid w:val="001E21C9"/>
    <w:rsid w:val="001E64D3"/>
    <w:rsid w:val="001F213D"/>
    <w:rsid w:val="002046AB"/>
    <w:rsid w:val="00207AC9"/>
    <w:rsid w:val="00207E10"/>
    <w:rsid w:val="0021413C"/>
    <w:rsid w:val="002201BF"/>
    <w:rsid w:val="002209D9"/>
    <w:rsid w:val="002325B2"/>
    <w:rsid w:val="0023724C"/>
    <w:rsid w:val="00251590"/>
    <w:rsid w:val="00253A6A"/>
    <w:rsid w:val="00256D25"/>
    <w:rsid w:val="0026180E"/>
    <w:rsid w:val="002734CB"/>
    <w:rsid w:val="002803B9"/>
    <w:rsid w:val="0028126C"/>
    <w:rsid w:val="0028505A"/>
    <w:rsid w:val="00293412"/>
    <w:rsid w:val="002B2320"/>
    <w:rsid w:val="002B7BEC"/>
    <w:rsid w:val="002C4D39"/>
    <w:rsid w:val="0032154A"/>
    <w:rsid w:val="003236B1"/>
    <w:rsid w:val="003306B0"/>
    <w:rsid w:val="00331EA3"/>
    <w:rsid w:val="00333D5E"/>
    <w:rsid w:val="00340457"/>
    <w:rsid w:val="0035322C"/>
    <w:rsid w:val="00360397"/>
    <w:rsid w:val="00360DB2"/>
    <w:rsid w:val="0036280B"/>
    <w:rsid w:val="00370E70"/>
    <w:rsid w:val="00383377"/>
    <w:rsid w:val="00393736"/>
    <w:rsid w:val="00397EEA"/>
    <w:rsid w:val="003B4BE4"/>
    <w:rsid w:val="003C69EF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A05A5"/>
    <w:rsid w:val="004B3817"/>
    <w:rsid w:val="004B6FDF"/>
    <w:rsid w:val="004C4EF9"/>
    <w:rsid w:val="004C57F5"/>
    <w:rsid w:val="004D4635"/>
    <w:rsid w:val="004E0809"/>
    <w:rsid w:val="004E5B0A"/>
    <w:rsid w:val="004F273D"/>
    <w:rsid w:val="00501CA3"/>
    <w:rsid w:val="00510703"/>
    <w:rsid w:val="00512CE5"/>
    <w:rsid w:val="00513D1E"/>
    <w:rsid w:val="00514661"/>
    <w:rsid w:val="00535ADF"/>
    <w:rsid w:val="00543102"/>
    <w:rsid w:val="005471D6"/>
    <w:rsid w:val="0055078E"/>
    <w:rsid w:val="005545B8"/>
    <w:rsid w:val="00554860"/>
    <w:rsid w:val="00560309"/>
    <w:rsid w:val="00564EB1"/>
    <w:rsid w:val="00577C18"/>
    <w:rsid w:val="005916E8"/>
    <w:rsid w:val="00595895"/>
    <w:rsid w:val="00597E4D"/>
    <w:rsid w:val="005A1991"/>
    <w:rsid w:val="005A6420"/>
    <w:rsid w:val="005B1A0F"/>
    <w:rsid w:val="005B7C1E"/>
    <w:rsid w:val="005C32D5"/>
    <w:rsid w:val="005D75D1"/>
    <w:rsid w:val="005D75D9"/>
    <w:rsid w:val="005F5EFD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1D93"/>
    <w:rsid w:val="006957DE"/>
    <w:rsid w:val="00697180"/>
    <w:rsid w:val="006B19ED"/>
    <w:rsid w:val="006B674F"/>
    <w:rsid w:val="006C3D38"/>
    <w:rsid w:val="006C6EA2"/>
    <w:rsid w:val="006D0643"/>
    <w:rsid w:val="006E0216"/>
    <w:rsid w:val="006E3A35"/>
    <w:rsid w:val="006E6622"/>
    <w:rsid w:val="00702DC4"/>
    <w:rsid w:val="00704714"/>
    <w:rsid w:val="0071603A"/>
    <w:rsid w:val="007365BC"/>
    <w:rsid w:val="00744450"/>
    <w:rsid w:val="0074609D"/>
    <w:rsid w:val="00747DB5"/>
    <w:rsid w:val="00753490"/>
    <w:rsid w:val="00761255"/>
    <w:rsid w:val="00771491"/>
    <w:rsid w:val="007728C8"/>
    <w:rsid w:val="00775F9E"/>
    <w:rsid w:val="00795EA7"/>
    <w:rsid w:val="007A44F4"/>
    <w:rsid w:val="007B3D3A"/>
    <w:rsid w:val="007C11A6"/>
    <w:rsid w:val="007C224F"/>
    <w:rsid w:val="007C5B15"/>
    <w:rsid w:val="007C61FE"/>
    <w:rsid w:val="007D271D"/>
    <w:rsid w:val="007D3AA2"/>
    <w:rsid w:val="007D5420"/>
    <w:rsid w:val="007D5D09"/>
    <w:rsid w:val="007E341C"/>
    <w:rsid w:val="007E49B1"/>
    <w:rsid w:val="007E66DB"/>
    <w:rsid w:val="007F4459"/>
    <w:rsid w:val="007F6099"/>
    <w:rsid w:val="00803B1D"/>
    <w:rsid w:val="00806FAA"/>
    <w:rsid w:val="00812593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72536"/>
    <w:rsid w:val="0087583C"/>
    <w:rsid w:val="008903EA"/>
    <w:rsid w:val="008A0529"/>
    <w:rsid w:val="008A0A66"/>
    <w:rsid w:val="008B3E73"/>
    <w:rsid w:val="008C50E2"/>
    <w:rsid w:val="008D1FB0"/>
    <w:rsid w:val="008D4902"/>
    <w:rsid w:val="008E0965"/>
    <w:rsid w:val="008E2201"/>
    <w:rsid w:val="008E3167"/>
    <w:rsid w:val="008E6358"/>
    <w:rsid w:val="008F18BE"/>
    <w:rsid w:val="0090107E"/>
    <w:rsid w:val="009148FE"/>
    <w:rsid w:val="0093001B"/>
    <w:rsid w:val="0093103A"/>
    <w:rsid w:val="00934B6C"/>
    <w:rsid w:val="009423A8"/>
    <w:rsid w:val="009425E2"/>
    <w:rsid w:val="009462E9"/>
    <w:rsid w:val="009537C7"/>
    <w:rsid w:val="00965B39"/>
    <w:rsid w:val="0096772D"/>
    <w:rsid w:val="00984549"/>
    <w:rsid w:val="00987D1C"/>
    <w:rsid w:val="00997EA0"/>
    <w:rsid w:val="009C487F"/>
    <w:rsid w:val="009D2604"/>
    <w:rsid w:val="009D3EF9"/>
    <w:rsid w:val="009D53E6"/>
    <w:rsid w:val="009E14A7"/>
    <w:rsid w:val="009E1DDF"/>
    <w:rsid w:val="009E2406"/>
    <w:rsid w:val="009F4BAE"/>
    <w:rsid w:val="00A064AD"/>
    <w:rsid w:val="00A12AE5"/>
    <w:rsid w:val="00A21745"/>
    <w:rsid w:val="00A302F1"/>
    <w:rsid w:val="00A32FB8"/>
    <w:rsid w:val="00A34AAD"/>
    <w:rsid w:val="00A457E0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5AB6"/>
    <w:rsid w:val="00AC6F84"/>
    <w:rsid w:val="00AD24CE"/>
    <w:rsid w:val="00AD7BCE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57649"/>
    <w:rsid w:val="00B577EC"/>
    <w:rsid w:val="00B709C4"/>
    <w:rsid w:val="00B771AD"/>
    <w:rsid w:val="00B81CBA"/>
    <w:rsid w:val="00B82932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21F6"/>
    <w:rsid w:val="00CE1694"/>
    <w:rsid w:val="00CE257D"/>
    <w:rsid w:val="00CE556C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61C49"/>
    <w:rsid w:val="00D6717D"/>
    <w:rsid w:val="00D83A4E"/>
    <w:rsid w:val="00D8488F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E72EE"/>
    <w:rsid w:val="00DF5A40"/>
    <w:rsid w:val="00E01DB5"/>
    <w:rsid w:val="00E30D1C"/>
    <w:rsid w:val="00E334AB"/>
    <w:rsid w:val="00E4053A"/>
    <w:rsid w:val="00E41DB2"/>
    <w:rsid w:val="00E508AC"/>
    <w:rsid w:val="00E55342"/>
    <w:rsid w:val="00E603EF"/>
    <w:rsid w:val="00E604A3"/>
    <w:rsid w:val="00E77FBA"/>
    <w:rsid w:val="00E8732E"/>
    <w:rsid w:val="00E93FE8"/>
    <w:rsid w:val="00EB6ADB"/>
    <w:rsid w:val="00EC3DCE"/>
    <w:rsid w:val="00EE1A49"/>
    <w:rsid w:val="00EE7B09"/>
    <w:rsid w:val="00EF0A48"/>
    <w:rsid w:val="00EF74CD"/>
    <w:rsid w:val="00F00813"/>
    <w:rsid w:val="00F0202B"/>
    <w:rsid w:val="00F02A64"/>
    <w:rsid w:val="00F0624B"/>
    <w:rsid w:val="00F13563"/>
    <w:rsid w:val="00F1467E"/>
    <w:rsid w:val="00F20430"/>
    <w:rsid w:val="00F35392"/>
    <w:rsid w:val="00F36A1A"/>
    <w:rsid w:val="00F36B5A"/>
    <w:rsid w:val="00F422B5"/>
    <w:rsid w:val="00F44DBB"/>
    <w:rsid w:val="00F606B3"/>
    <w:rsid w:val="00F73FFC"/>
    <w:rsid w:val="00F7442D"/>
    <w:rsid w:val="00F863D5"/>
    <w:rsid w:val="00F9790C"/>
    <w:rsid w:val="00FA0032"/>
    <w:rsid w:val="00FA5782"/>
    <w:rsid w:val="00FB2771"/>
    <w:rsid w:val="00FC5C1A"/>
    <w:rsid w:val="00FC7BF7"/>
    <w:rsid w:val="00FD68F9"/>
    <w:rsid w:val="00FE6AD4"/>
    <w:rsid w:val="00FF077A"/>
    <w:rsid w:val="00FF0E5D"/>
    <w:rsid w:val="00FF384D"/>
    <w:rsid w:val="00FF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7124D6D1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DA333-6C7D-4D3F-B03F-4557214F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333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Michele Chew</cp:lastModifiedBy>
  <cp:revision>23</cp:revision>
  <cp:lastPrinted>2017-08-12T03:55:00Z</cp:lastPrinted>
  <dcterms:created xsi:type="dcterms:W3CDTF">2017-08-20T03:49:00Z</dcterms:created>
  <dcterms:modified xsi:type="dcterms:W3CDTF">2021-06-21T08:46:00Z</dcterms:modified>
</cp:coreProperties>
</file>